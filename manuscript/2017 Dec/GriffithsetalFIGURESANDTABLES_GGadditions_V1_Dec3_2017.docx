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30FB21" w14:textId="77777777" w:rsidR="00B67AE5" w:rsidRDefault="00793753">
      <w:pPr>
        <w:pStyle w:val="Normal1"/>
        <w:widowControl w:val="0"/>
        <w:spacing w:after="16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fldChar w:fldCharType="begin"/>
      </w:r>
      <w:r>
        <w:instrText xml:space="preserve"> HYPERLINK "https://docs.google.com/document/d/1Hmlp39B4ErLKe3b8TO1vQpZW5r9T0sCYiy9b404jAr8/edit?usp=sharing" \h </w:instrText>
      </w:r>
      <w:r>
        <w:fldChar w:fldCharType="separate"/>
      </w:r>
      <w:r w:rsidR="00F769ED"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t>Griffiths</w:t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end"/>
      </w:r>
      <w:r w:rsidR="00F769ED">
        <w:rPr>
          <w:rFonts w:ascii="Times New Roman" w:eastAsia="Times New Roman" w:hAnsi="Times New Roman" w:cs="Times New Roman"/>
          <w:b/>
          <w:sz w:val="24"/>
          <w:szCs w:val="24"/>
        </w:rPr>
        <w:t xml:space="preserve"> et al, </w:t>
      </w:r>
    </w:p>
    <w:p w14:paraId="6B868997" w14:textId="4A0D0B26" w:rsidR="00B67AE5" w:rsidRPr="00B73E8C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643EE3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A) Study site at Calvert Island BC. B) Choked pass, site of experimental transplants and surveys of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naiadum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marina.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Twelve sites in the meadow were surveyed using </w:t>
      </w:r>
      <w:commentRangeStart w:id="0"/>
      <w:r>
        <w:rPr>
          <w:rFonts w:ascii="Times New Roman" w:eastAsia="Times New Roman" w:hAnsi="Times New Roman" w:cs="Times New Roman"/>
          <w:sz w:val="24"/>
          <w:szCs w:val="24"/>
        </w:rPr>
        <w:t>40 m transects</w:t>
      </w:r>
      <w:commentRangeEnd w:id="0"/>
      <w:r w:rsidR="007B7E6F">
        <w:rPr>
          <w:rStyle w:val="CommentReference"/>
        </w:rPr>
        <w:commentReference w:id="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abundance (biomass? Visually estimated abundance?)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Z. marina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each sampled site is represented by red circles.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spellStart"/>
      <w:r w:rsidR="00012819">
        <w:rPr>
          <w:rFonts w:ascii="Times New Roman" w:eastAsia="Times New Roman" w:hAnsi="Times New Roman" w:cs="Times New Roman"/>
          <w:sz w:val="24"/>
          <w:szCs w:val="24"/>
        </w:rPr>
        <w:t>Smithora</w:t>
      </w:r>
      <w:proofErr w:type="spellEnd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biomass / </w:t>
      </w:r>
      <w:proofErr w:type="spellStart"/>
      <w:r w:rsidR="00012819">
        <w:rPr>
          <w:rFonts w:ascii="Times New Roman" w:eastAsia="Times New Roman" w:hAnsi="Times New Roman" w:cs="Times New Roman"/>
          <w:sz w:val="24"/>
          <w:szCs w:val="24"/>
        </w:rPr>
        <w:t>Zostera</w:t>
      </w:r>
      <w:proofErr w:type="spellEnd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biomass at edge </w:t>
      </w:r>
      <w:proofErr w:type="spellStart"/>
      <w:r w:rsidR="00012819"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interior </w:t>
      </w:r>
      <w:r w:rsidR="003132D1">
        <w:rPr>
          <w:rFonts w:ascii="Times New Roman" w:eastAsia="Times New Roman" w:hAnsi="Times New Roman" w:cs="Times New Roman"/>
          <w:sz w:val="24"/>
          <w:szCs w:val="24"/>
        </w:rPr>
        <w:t xml:space="preserve">(circled)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sites</w:t>
      </w:r>
      <w:r w:rsidR="00752891">
        <w:rPr>
          <w:rFonts w:ascii="Times New Roman" w:eastAsia="Times New Roman" w:hAnsi="Times New Roman" w:cs="Times New Roman"/>
          <w:sz w:val="24"/>
          <w:szCs w:val="24"/>
        </w:rPr>
        <w:t xml:space="preserve"> (n = 4)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The site of the reciprocal transplant is W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(lower left). </w:t>
      </w:r>
    </w:p>
    <w:p w14:paraId="0100BCC7" w14:textId="4366DC45" w:rsidR="00B67AE5" w:rsidRPr="00752891" w:rsidRDefault="003132D1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1D273F" wp14:editId="5BAF481D">
            <wp:extent cx="5943600" cy="4164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ked_eelgrass_sites_noke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BC44" w14:textId="765EA814" w:rsidR="00B67AE5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62EE4B" wp14:editId="65464D8E">
            <wp:extent cx="2255520" cy="2255520"/>
            <wp:effectExtent l="0" t="0" r="508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.load.a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F44" w14:textId="030F1B3E" w:rsidR="00CA4604" w:rsidRDefault="00CA460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81495B" w14:textId="761B7DC1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D50C41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803B3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Conditions at the two experimental transplant sites (WF and </w:t>
      </w:r>
      <w:commentRangeStart w:id="1"/>
      <w:r w:rsidR="00012819">
        <w:rPr>
          <w:rFonts w:ascii="Times New Roman" w:eastAsia="Times New Roman" w:hAnsi="Times New Roman" w:cs="Times New Roman"/>
          <w:sz w:val="24"/>
          <w:szCs w:val="24"/>
        </w:rPr>
        <w:t>IA</w:t>
      </w:r>
      <w:commentRangeEnd w:id="1"/>
      <w:r w:rsidR="00012819">
        <w:rPr>
          <w:rStyle w:val="CommentReference"/>
        </w:rPr>
        <w:commentReference w:id="1"/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commentRangeStart w:id="2"/>
      <w:r w:rsidR="00012819">
        <w:rPr>
          <w:rFonts w:ascii="Times New Roman" w:eastAsia="Times New Roman" w:hAnsi="Times New Roman" w:cs="Times New Roman"/>
          <w:sz w:val="24"/>
          <w:szCs w:val="24"/>
        </w:rPr>
        <w:t>before the experiment</w:t>
      </w:r>
      <w:r w:rsidR="00CB0C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End w:id="2"/>
      <w:r w:rsidR="00CB0C01">
        <w:rPr>
          <w:rStyle w:val="CommentReference"/>
        </w:rPr>
        <w:commentReference w:id="2"/>
      </w:r>
      <w:ins w:id="3" w:author="Mary O'Connor" w:date="2017-12-14T13:09:00Z">
        <w:r w:rsidR="00CB0C01">
          <w:rPr>
            <w:rFonts w:ascii="Times New Roman" w:eastAsia="Times New Roman" w:hAnsi="Times New Roman" w:cs="Times New Roman"/>
            <w:sz w:val="24"/>
            <w:szCs w:val="24"/>
          </w:rPr>
          <w:t>in June 2017</w:t>
        </w:r>
      </w:ins>
      <w:del w:id="4" w:author="Mary O'Connor" w:date="2017-12-14T13:09:00Z">
        <w:r w:rsidR="00CB0C01" w:rsidDel="00CB0C01">
          <w:rPr>
            <w:rFonts w:ascii="Times New Roman" w:eastAsia="Times New Roman" w:hAnsi="Times New Roman" w:cs="Times New Roman"/>
            <w:sz w:val="24"/>
            <w:szCs w:val="24"/>
          </w:rPr>
          <w:delText xml:space="preserve">i </w:delText>
        </w:r>
      </w:del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>For six replicate samples of 0.0625 m</w:t>
      </w:r>
      <w:r w:rsidR="00643E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="00643EE3">
        <w:rPr>
          <w:rFonts w:ascii="Times New Roman" w:eastAsia="Times New Roman" w:hAnsi="Times New Roman" w:cs="Times New Roman"/>
          <w:sz w:val="24"/>
          <w:szCs w:val="24"/>
        </w:rPr>
        <w:t>seagrass</w:t>
      </w:r>
      <w:proofErr w:type="spellEnd"/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 meadow, A) </w:t>
      </w:r>
      <w:r w:rsidR="00643EE3" w:rsidRPr="00643EE3">
        <w:rPr>
          <w:rFonts w:ascii="Times New Roman" w:eastAsia="Times New Roman" w:hAnsi="Times New Roman" w:cs="Times New Roman"/>
          <w:i/>
          <w:sz w:val="24"/>
          <w:szCs w:val="24"/>
        </w:rPr>
        <w:t>Z. marina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 dry weight of above ground biomass, 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>B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643EE3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 xml:space="preserve">dry weight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biomass 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(per </w:t>
      </w:r>
      <w:r w:rsidR="00643EE3">
        <w:rPr>
          <w:rFonts w:ascii="Times New Roman" w:eastAsia="Times New Roman" w:hAnsi="Times New Roman" w:cs="Times New Roman"/>
          <w:i/>
          <w:sz w:val="24"/>
          <w:szCs w:val="24"/>
        </w:rPr>
        <w:t>Z. marina</w:t>
      </w:r>
      <w:r w:rsidR="00E77301">
        <w:rPr>
          <w:rFonts w:ascii="Times New Roman" w:eastAsia="Times New Roman" w:hAnsi="Times New Roman" w:cs="Times New Roman"/>
          <w:sz w:val="24"/>
          <w:szCs w:val="24"/>
        </w:rPr>
        <w:t xml:space="preserve"> shoot biomass)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>C</w:t>
      </w:r>
      <w:r w:rsidR="00D50C41">
        <w:rPr>
          <w:rFonts w:ascii="Times New Roman" w:eastAsia="Times New Roman" w:hAnsi="Times New Roman" w:cs="Times New Roman"/>
          <w:sz w:val="24"/>
          <w:szCs w:val="24"/>
        </w:rPr>
        <w:t>) grazer abundance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="00C47E8B" w:rsidRPr="00CB0C01">
        <w:rPr>
          <w:rFonts w:ascii="Times New Roman" w:eastAsia="Times New Roman" w:hAnsi="Times New Roman" w:cs="Times New Roman"/>
          <w:sz w:val="24"/>
          <w:szCs w:val="24"/>
          <w:highlight w:val="yellow"/>
        </w:rPr>
        <w:t>X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 xml:space="preserve"> g shoots, and D) </w:t>
      </w:r>
      <w:proofErr w:type="spellStart"/>
      <w:r w:rsidR="00C47E8B">
        <w:rPr>
          <w:rFonts w:ascii="Times New Roman" w:eastAsia="Times New Roman" w:hAnsi="Times New Roman" w:cs="Times New Roman"/>
          <w:sz w:val="24"/>
          <w:szCs w:val="24"/>
        </w:rPr>
        <w:t>seagrass</w:t>
      </w:r>
      <w:proofErr w:type="spellEnd"/>
      <w:r w:rsidR="00C47E8B">
        <w:rPr>
          <w:rFonts w:ascii="Times New Roman" w:eastAsia="Times New Roman" w:hAnsi="Times New Roman" w:cs="Times New Roman"/>
          <w:sz w:val="24"/>
          <w:szCs w:val="24"/>
        </w:rPr>
        <w:t xml:space="preserve"> surface bacterial assemblages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varied significantly. See appendix for grazer composition comparison.</w:t>
      </w:r>
    </w:p>
    <w:p w14:paraId="5B4AAE11" w14:textId="21ABE9CD" w:rsidR="00985182" w:rsidRPr="00643EE3" w:rsidRDefault="0098518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**Adjusted designation of one interior quadrat at position 0. The spot actually curved around so it was actually more of an edge location. Let me know if this is ok!</w:t>
      </w:r>
    </w:p>
    <w:p w14:paraId="3F5AB64C" w14:textId="68839575" w:rsidR="009B4D29" w:rsidRDefault="000D21F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ACAF7FC" w14:textId="75350011" w:rsidR="00CF0970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FFB26C" wp14:editId="71EBB6A6">
            <wp:extent cx="2227580" cy="22275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w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5079F3" wp14:editId="548FA240">
            <wp:extent cx="2296160" cy="229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o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48B7" w14:textId="31B9CC60" w:rsidR="00B44D11" w:rsidRDefault="00A64319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F9D05" wp14:editId="7657BFA1">
            <wp:extent cx="5543550" cy="434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undancePlot_Dec3_2017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556B" w14:textId="380DC36E" w:rsidR="00ED0B95" w:rsidRDefault="00ED0B9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38C6B8" wp14:editId="10CDEE98">
            <wp:extent cx="5543550" cy="434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mithoraPlot_Dec3_2017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2456" w14:textId="6F34F5FD" w:rsidR="00ED0B95" w:rsidRDefault="00ED0B9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CDEE68" wp14:editId="3D85D530">
            <wp:extent cx="5543550" cy="434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osterag_Dec3_2017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066F" w14:textId="06B39F6C" w:rsidR="00B67AE5" w:rsidRDefault="00FE45CC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793F4" wp14:editId="37FAA9BF">
            <wp:extent cx="5943600" cy="3953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ithoraBefor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EE8" w14:textId="2F00BBE9" w:rsidR="00B67AE5" w:rsidRDefault="00D50C41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0C41">
        <w:rPr>
          <w:noProof/>
        </w:rPr>
        <w:t xml:space="preserve"> </w:t>
      </w:r>
      <w:r>
        <w:rPr>
          <w:noProof/>
        </w:rPr>
        <w:t xml:space="preserve">       </w:t>
      </w:r>
      <w:r w:rsidR="00B73E8C">
        <w:rPr>
          <w:noProof/>
        </w:rPr>
        <w:t xml:space="preserve">Bacterial communities before transplant. </w:t>
      </w:r>
    </w:p>
    <w:p w14:paraId="4F87CA9B" w14:textId="3886EA1E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7473FA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C6DE8" w14:textId="5E6507C1" w:rsidR="00CA4604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6B13300" w14:textId="77777777" w:rsidR="00CA4604" w:rsidRDefault="00CA460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836DBC" w14:textId="57C56DC2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5605DD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commentRangeStart w:id="5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Final </w:t>
      </w:r>
      <w:proofErr w:type="spellStart"/>
      <w:r w:rsidR="00012819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proofErr w:type="spellEnd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End w:id="5"/>
      <w:r w:rsidR="00CB0C01">
        <w:rPr>
          <w:rStyle w:val="CommentReference"/>
        </w:rPr>
        <w:commentReference w:id="5"/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abundance (g / g </w:t>
      </w:r>
      <w:proofErr w:type="spellStart"/>
      <w:r w:rsidR="00012819" w:rsidRPr="00B73832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proofErr w:type="spellEnd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dry </w:t>
      </w:r>
      <w:proofErr w:type="spellStart"/>
      <w:r w:rsidR="00012819"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) for experimental and control shoots in the reciprocal transplant experiment. </w:t>
      </w:r>
      <w:r w:rsidR="00CA12BB">
        <w:rPr>
          <w:rFonts w:ascii="Times New Roman" w:eastAsia="Times New Roman" w:hAnsi="Times New Roman" w:cs="Times New Roman"/>
          <w:sz w:val="24"/>
          <w:szCs w:val="24"/>
        </w:rPr>
        <w:t>Box indicates mean and 1 standard deviation</w:t>
      </w:r>
      <w:r w:rsidR="009310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215970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18B48" w14:textId="7564B43F" w:rsidR="00903091" w:rsidRDefault="000D035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63BFF6" wp14:editId="592411A3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ime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615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3AA2A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19F24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08206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B4A0B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483C2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834C3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77E4E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898ED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D91EF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DE93A4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499199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D99F8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B2F7F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FF8C2" w14:textId="4EA34926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Bacterial assemblages after transplant </w:t>
      </w:r>
      <w:r w:rsidR="00B73E8C">
        <w:rPr>
          <w:rFonts w:ascii="Times New Roman" w:eastAsia="Times New Roman" w:hAnsi="Times New Roman" w:cs="Times New Roman"/>
          <w:sz w:val="24"/>
          <w:szCs w:val="24"/>
        </w:rPr>
        <w:t>with treatments indicated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2322601" w14:textId="4C786E23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260F9A" wp14:editId="495AEA37">
            <wp:extent cx="5314950" cy="330764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_transplant_by_treatmen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678" cy="33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963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7736C" w14:textId="77777777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F643E53" w14:textId="781F75D2" w:rsidR="00B67AE5" w:rsidRDefault="00012819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APPENDIX:</w:t>
      </w:r>
    </w:p>
    <w:p w14:paraId="0B740406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B039D" w14:textId="7ACC994C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A1: </w:t>
      </w:r>
      <w:proofErr w:type="spellStart"/>
      <w:r w:rsidRPr="001A16C8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proofErr w:type="spellEnd"/>
      <w:r w:rsidR="001A16C8" w:rsidRPr="001A16C8">
        <w:rPr>
          <w:rFonts w:ascii="Times New Roman" w:eastAsia="Times New Roman" w:hAnsi="Times New Roman" w:cs="Times New Roman"/>
          <w:i/>
          <w:sz w:val="24"/>
          <w:szCs w:val="24"/>
        </w:rPr>
        <w:t xml:space="preserve"> marina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shoot density at tran</w:t>
      </w:r>
      <w:r w:rsidR="00707A2D">
        <w:rPr>
          <w:rFonts w:ascii="Times New Roman" w:eastAsia="Times New Roman" w:hAnsi="Times New Roman" w:cs="Times New Roman"/>
          <w:sz w:val="24"/>
          <w:szCs w:val="24"/>
        </w:rPr>
        <w:t>splant sites.</w:t>
      </w:r>
    </w:p>
    <w:p w14:paraId="643F9760" w14:textId="53A7D342" w:rsidR="00707A2D" w:rsidRDefault="00707A2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07898" wp14:editId="57FF5574">
            <wp:extent cx="2514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ensit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2DAA" w14:textId="77777777" w:rsidR="00707A2D" w:rsidRDefault="00707A2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35A17" w14:textId="4EE85846" w:rsidR="00FE45CC" w:rsidRDefault="0016006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A2: NMDS for grazer assemblages at transplant sites before experiment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Red hull is interior and grey hull is edge. Stress is </w:t>
      </w:r>
      <w:r w:rsidR="00904484"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A5F3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8F4AFF" wp14:editId="72571851">
            <wp:extent cx="4570997" cy="35814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geVSInterior_NMDS_Dec6_2017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5619" cy="35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99F" w14:textId="7645277C" w:rsidR="00904484" w:rsidRDefault="0090448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AC5D1" w14:textId="78F5393F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Figure A3: NMDS for grazer assemblages at transplant sites before experiment. Red hull is June and grey hull is July. Stress is </w:t>
      </w:r>
      <w:r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08AE31" w14:textId="77777777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D9D39" w14:textId="0A1A388E" w:rsidR="00904484" w:rsidRDefault="0090448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F84D25" wp14:editId="31F835C7">
            <wp:extent cx="4962525" cy="3888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uneJuly_NMDS_Dec6_2017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7390" cy="38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8B0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13B54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921D1" w14:textId="5C051998" w:rsidR="00904484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A4. Bacterial composition plots grouped to order. </w:t>
      </w:r>
    </w:p>
    <w:p w14:paraId="4AB3C950" w14:textId="7F6C5366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C8702E" wp14:editId="68A56077">
            <wp:extent cx="5943600" cy="385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xa_plot_by_ord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942E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65970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2CA708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486C9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D3BB77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6006D">
      <w:footerReference w:type="default" r:id="rId2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ry O'Connor" w:date="2017-12-14T12:44:00Z" w:initials="MO">
    <w:p w14:paraId="4D9121E0" w14:textId="219A5CE5" w:rsidR="00793753" w:rsidRDefault="00793753">
      <w:pPr>
        <w:pStyle w:val="CommentText"/>
      </w:pPr>
      <w:r>
        <w:rPr>
          <w:rStyle w:val="CommentReference"/>
        </w:rPr>
        <w:annotationRef/>
      </w:r>
      <w:r>
        <w:t>Yeah, add transects? If not to difficult</w:t>
      </w:r>
    </w:p>
    <w:p w14:paraId="66979E0C" w14:textId="77777777" w:rsidR="00793753" w:rsidRDefault="00793753">
      <w:pPr>
        <w:pStyle w:val="CommentText"/>
      </w:pPr>
    </w:p>
    <w:p w14:paraId="61970FF1" w14:textId="7B4B8BBB" w:rsidR="00793753" w:rsidRDefault="00793753">
      <w:pPr>
        <w:pStyle w:val="CommentText"/>
      </w:pPr>
      <w:r>
        <w:t xml:space="preserve">Gwen you could just do this in </w:t>
      </w:r>
      <w:proofErr w:type="spellStart"/>
      <w:r>
        <w:t>powerpoint</w:t>
      </w:r>
      <w:proofErr w:type="spellEnd"/>
      <w:r>
        <w:t xml:space="preserve"> or something?</w:t>
      </w:r>
    </w:p>
  </w:comment>
  <w:comment w:id="1" w:author="Mary O'Connor" w:date="2017-12-14T13:08:00Z" w:initials="MO">
    <w:p w14:paraId="38A1215A" w14:textId="77777777" w:rsidR="00793753" w:rsidRDefault="00793753" w:rsidP="00012819">
      <w:pPr>
        <w:pStyle w:val="CommentText"/>
      </w:pPr>
      <w:r>
        <w:rPr>
          <w:rStyle w:val="CommentReference"/>
        </w:rPr>
        <w:annotationRef/>
      </w:r>
      <w:r>
        <w:t>Right? Or both at WF?</w:t>
      </w:r>
    </w:p>
    <w:p w14:paraId="188940F4" w14:textId="77777777" w:rsidR="00CB0C01" w:rsidRDefault="00CB0C01" w:rsidP="00012819">
      <w:pPr>
        <w:pStyle w:val="CommentText"/>
      </w:pPr>
    </w:p>
    <w:p w14:paraId="75E5EF1E" w14:textId="5BEBBA78" w:rsidR="00CB0C01" w:rsidRDefault="00CB0C01" w:rsidP="00012819">
      <w:pPr>
        <w:pStyle w:val="CommentText"/>
      </w:pPr>
      <w:r>
        <w:t>We just need to stick to one way: we either did the whole experiment at WF, or we did it between WF and IA. I think the latter is more clear…</w:t>
      </w:r>
    </w:p>
  </w:comment>
  <w:comment w:id="2" w:author="Mary O'Connor" w:date="2017-12-14T13:21:00Z" w:initials="MO">
    <w:p w14:paraId="588B3C5E" w14:textId="77777777" w:rsidR="00CB0C01" w:rsidRDefault="00CB0C01">
      <w:pPr>
        <w:pStyle w:val="CommentText"/>
      </w:pPr>
      <w:r>
        <w:rPr>
          <w:rStyle w:val="CommentReference"/>
        </w:rPr>
        <w:annotationRef/>
      </w:r>
      <w:r>
        <w:t>I think just show the before patterns?</w:t>
      </w:r>
    </w:p>
    <w:p w14:paraId="7097BAF0" w14:textId="77777777" w:rsidR="00CB0C01" w:rsidRDefault="00CB0C01">
      <w:pPr>
        <w:pStyle w:val="CommentText"/>
      </w:pPr>
    </w:p>
    <w:p w14:paraId="54FB7CE9" w14:textId="58A89762" w:rsidR="00CB0C01" w:rsidRDefault="00CB0C01">
      <w:pPr>
        <w:pStyle w:val="CommentText"/>
      </w:pPr>
      <w:r>
        <w:t>Gwen are these new panels experimental results, or from surveys around the transplanted shoots? This figure is meant to show the ambient conditions at the experimental sites.</w:t>
      </w:r>
    </w:p>
  </w:comment>
  <w:comment w:id="5" w:author="Mary O'Connor" w:date="2017-12-14T13:22:00Z" w:initials="MO">
    <w:p w14:paraId="56C467E3" w14:textId="631DF350" w:rsidR="00CB0C01" w:rsidRDefault="00CB0C01">
      <w:pPr>
        <w:pStyle w:val="CommentText"/>
      </w:pPr>
      <w:r>
        <w:rPr>
          <w:rStyle w:val="CommentReference"/>
        </w:rPr>
        <w:annotationRef/>
      </w:r>
      <w:r>
        <w:t>This figure is for the final experiment data.</w:t>
      </w:r>
      <w:bookmarkStart w:id="6" w:name="_GoBack"/>
      <w:bookmarkEnd w:id="6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121E0" w15:done="0"/>
  <w15:commentEx w15:paraId="75E5EF1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121E0" w16cid:durableId="1DD21AEA"/>
  <w16cid:commentId w16cid:paraId="75E5EF1E" w16cid:durableId="1DD21AEB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511BA9" w14:textId="77777777" w:rsidR="00793753" w:rsidRDefault="00793753">
      <w:pPr>
        <w:spacing w:line="240" w:lineRule="auto"/>
      </w:pPr>
      <w:r>
        <w:separator/>
      </w:r>
    </w:p>
  </w:endnote>
  <w:endnote w:type="continuationSeparator" w:id="0">
    <w:p w14:paraId="0260A980" w14:textId="77777777" w:rsidR="00793753" w:rsidRDefault="00793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D833D6" w14:textId="47CA6200" w:rsidR="00793753" w:rsidRDefault="00793753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 w:rsidR="00CB0C01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092550" w14:textId="77777777" w:rsidR="00793753" w:rsidRDefault="00793753">
      <w:pPr>
        <w:spacing w:line="240" w:lineRule="auto"/>
      </w:pPr>
      <w:r>
        <w:separator/>
      </w:r>
    </w:p>
  </w:footnote>
  <w:footnote w:type="continuationSeparator" w:id="0">
    <w:p w14:paraId="6AF762F0" w14:textId="77777777" w:rsidR="00793753" w:rsidRDefault="0079375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67AE5"/>
    <w:rsid w:val="00012819"/>
    <w:rsid w:val="00054D04"/>
    <w:rsid w:val="000D0352"/>
    <w:rsid w:val="000D21F2"/>
    <w:rsid w:val="0016006D"/>
    <w:rsid w:val="00176024"/>
    <w:rsid w:val="001A16C8"/>
    <w:rsid w:val="00236819"/>
    <w:rsid w:val="00250924"/>
    <w:rsid w:val="002D788D"/>
    <w:rsid w:val="003132D1"/>
    <w:rsid w:val="00343E39"/>
    <w:rsid w:val="00355A0B"/>
    <w:rsid w:val="005605DD"/>
    <w:rsid w:val="00643EE3"/>
    <w:rsid w:val="006D34D9"/>
    <w:rsid w:val="006E5A32"/>
    <w:rsid w:val="00707A2D"/>
    <w:rsid w:val="00752891"/>
    <w:rsid w:val="00793753"/>
    <w:rsid w:val="007B6730"/>
    <w:rsid w:val="007B7E6F"/>
    <w:rsid w:val="007C5AFA"/>
    <w:rsid w:val="007E3036"/>
    <w:rsid w:val="00803B3B"/>
    <w:rsid w:val="00903091"/>
    <w:rsid w:val="00904484"/>
    <w:rsid w:val="0092480E"/>
    <w:rsid w:val="00931099"/>
    <w:rsid w:val="00985182"/>
    <w:rsid w:val="009A5F30"/>
    <w:rsid w:val="009B4D29"/>
    <w:rsid w:val="00A17932"/>
    <w:rsid w:val="00A64319"/>
    <w:rsid w:val="00B44D11"/>
    <w:rsid w:val="00B535B2"/>
    <w:rsid w:val="00B67AE5"/>
    <w:rsid w:val="00B73832"/>
    <w:rsid w:val="00B73E8C"/>
    <w:rsid w:val="00C47E8B"/>
    <w:rsid w:val="00CA12BB"/>
    <w:rsid w:val="00CA4604"/>
    <w:rsid w:val="00CB0C01"/>
    <w:rsid w:val="00CF0970"/>
    <w:rsid w:val="00D50C41"/>
    <w:rsid w:val="00E06104"/>
    <w:rsid w:val="00E2085E"/>
    <w:rsid w:val="00E334BE"/>
    <w:rsid w:val="00E5208C"/>
    <w:rsid w:val="00E77301"/>
    <w:rsid w:val="00ED0B95"/>
    <w:rsid w:val="00F769ED"/>
    <w:rsid w:val="00FC1AA3"/>
    <w:rsid w:val="00FE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81416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E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E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A0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A0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D78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E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E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A0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A0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D78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8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92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25" Type="http://schemas.microsoft.com/office/2016/09/relationships/commentsIds" Target="commentsIds.xml"/><Relationship Id="rId26" Type="http://schemas.microsoft.com/office/2011/relationships/commentsExtended" Target="commentsExtended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comments" Target="comment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298</Words>
  <Characters>1704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UBC</Company>
  <LinksUpToDate>false</LinksUpToDate>
  <CharactersWithSpaces>1999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 O'Connor</cp:lastModifiedBy>
  <cp:revision>3</cp:revision>
  <dcterms:created xsi:type="dcterms:W3CDTF">2017-12-06T17:07:00Z</dcterms:created>
  <dcterms:modified xsi:type="dcterms:W3CDTF">2017-12-14T12:44:00Z</dcterms:modified>
</cp:coreProperties>
</file>