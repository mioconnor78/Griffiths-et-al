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0FB21" w14:textId="3058D3EC" w:rsidR="00B67AE5" w:rsidRDefault="00793753">
      <w:pPr>
        <w:pStyle w:val="Normal1"/>
        <w:widowControl w:val="0"/>
        <w:spacing w:after="160" w:line="480" w:lineRule="auto"/>
        <w:rPr>
          <w:ins w:id="0" w:author="Gwendolyn Griffiths" w:date="2017-12-16T10:34:00Z"/>
          <w:rFonts w:ascii="Times New Roman" w:eastAsia="Times New Roman" w:hAnsi="Times New Roman" w:cs="Times New Roman"/>
          <w:b/>
          <w:sz w:val="24"/>
          <w:szCs w:val="24"/>
        </w:rPr>
      </w:pPr>
      <w:hyperlink r:id="rId6">
        <w:r w:rsidR="00F769ED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Griffiths</w:t>
        </w:r>
      </w:hyperlink>
      <w:r w:rsidR="00F769ED">
        <w:rPr>
          <w:rFonts w:ascii="Times New Roman" w:eastAsia="Times New Roman" w:hAnsi="Times New Roman" w:cs="Times New Roman"/>
          <w:b/>
          <w:sz w:val="24"/>
          <w:szCs w:val="24"/>
        </w:rPr>
        <w:t xml:space="preserve"> et al, </w:t>
      </w:r>
    </w:p>
    <w:p w14:paraId="5AC6DE92" w14:textId="20A51DFB" w:rsidR="00B05D43" w:rsidRDefault="00B05D43">
      <w:pPr>
        <w:pStyle w:val="Normal1"/>
        <w:widowControl w:val="0"/>
        <w:spacing w:after="16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GoBack"/>
      <w:bookmarkEnd w:id="1"/>
    </w:p>
    <w:p w14:paraId="6B868997" w14:textId="242509C4" w:rsidR="00B67AE5" w:rsidRPr="00B73E8C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643EE3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A) Study site at Calvert Island BC. B) Choked pass, site of experimental transplants and surveys of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naiadum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Zostera marina.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Twelve sites in the meadow were surveyed using </w:t>
      </w:r>
      <w:commentRangeStart w:id="2"/>
      <w:commentRangeStart w:id="3"/>
      <w:r>
        <w:rPr>
          <w:rFonts w:ascii="Times New Roman" w:eastAsia="Times New Roman" w:hAnsi="Times New Roman" w:cs="Times New Roman"/>
          <w:sz w:val="24"/>
          <w:szCs w:val="24"/>
        </w:rPr>
        <w:t>40 m transects</w:t>
      </w:r>
      <w:commentRangeEnd w:id="2"/>
      <w:r w:rsidR="007B7E6F">
        <w:rPr>
          <w:rStyle w:val="CommentReference"/>
        </w:rPr>
        <w:commentReference w:id="2"/>
      </w:r>
      <w:commentRangeEnd w:id="3"/>
      <w:r w:rsidR="00A94865">
        <w:rPr>
          <w:rStyle w:val="CommentReference"/>
        </w:rPr>
        <w:commentReference w:id="3"/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ins w:id="4" w:author="Gwendolyn Griffiths" w:date="2017-12-16T10:32:00Z">
        <w:r w:rsidR="00B05D43">
          <w:rPr>
            <w:rFonts w:ascii="Times New Roman" w:eastAsia="Times New Roman" w:hAnsi="Times New Roman" w:cs="Times New Roman"/>
            <w:sz w:val="24"/>
            <w:szCs w:val="24"/>
          </w:rPr>
          <w:t xml:space="preserve"> Average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ins w:id="5" w:author="Gwendolyn Griffiths" w:date="2017-12-16T10:32:00Z">
        <w:r w:rsidR="00B05D43">
          <w:rPr>
            <w:rFonts w:ascii="Times New Roman" w:eastAsia="Times New Roman" w:hAnsi="Times New Roman" w:cs="Times New Roman"/>
            <w:sz w:val="24"/>
            <w:szCs w:val="24"/>
          </w:rPr>
          <w:t xml:space="preserve">biomass </w:t>
        </w:r>
      </w:ins>
      <w:del w:id="6" w:author="Gwendolyn Griffiths" w:date="2017-12-16T10:32:00Z">
        <w:r w:rsidDel="00B05D43">
          <w:rPr>
            <w:rFonts w:ascii="Times New Roman" w:eastAsia="Times New Roman" w:hAnsi="Times New Roman" w:cs="Times New Roman"/>
            <w:sz w:val="24"/>
            <w:szCs w:val="24"/>
          </w:rPr>
          <w:delText xml:space="preserve">abundance (biomass? Visually estimated abundance?) 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Z. marina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each sampled site is represented by red circles.</w:t>
      </w:r>
      <w:ins w:id="7" w:author="Gwendolyn Griffiths" w:date="2017-12-16T10:32:00Z">
        <w:r w:rsidR="00B05D43">
          <w:rPr>
            <w:rFonts w:ascii="Times New Roman" w:eastAsia="Times New Roman" w:hAnsi="Times New Roman" w:cs="Times New Roman"/>
            <w:sz w:val="24"/>
            <w:szCs w:val="24"/>
          </w:rPr>
          <w:t xml:space="preserve"> With larger circles indicating higher abund</w:t>
        </w:r>
      </w:ins>
      <w:ins w:id="8" w:author="Gwendolyn Griffiths" w:date="2017-12-16T10:36:00Z">
        <w:r w:rsidR="00B05D43">
          <w:rPr>
            <w:rFonts w:ascii="Times New Roman" w:eastAsia="Times New Roman" w:hAnsi="Times New Roman" w:cs="Times New Roman"/>
            <w:sz w:val="24"/>
            <w:szCs w:val="24"/>
          </w:rPr>
          <w:t>a</w:t>
        </w:r>
      </w:ins>
      <w:ins w:id="9" w:author="Gwendolyn Griffiths" w:date="2017-12-16T10:32:00Z">
        <w:r w:rsidR="00B05D43">
          <w:rPr>
            <w:rFonts w:ascii="Times New Roman" w:eastAsia="Times New Roman" w:hAnsi="Times New Roman" w:cs="Times New Roman"/>
            <w:sz w:val="24"/>
            <w:szCs w:val="24"/>
          </w:rPr>
          <w:t>nce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C) Smithora biomass / Zostera biomass at edge vs interior </w:t>
      </w:r>
      <w:r w:rsidR="003132D1">
        <w:rPr>
          <w:rFonts w:ascii="Times New Roman" w:eastAsia="Times New Roman" w:hAnsi="Times New Roman" w:cs="Times New Roman"/>
          <w:sz w:val="24"/>
          <w:szCs w:val="24"/>
        </w:rPr>
        <w:t xml:space="preserve">(circled)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sites</w:t>
      </w:r>
      <w:r w:rsidR="00752891">
        <w:rPr>
          <w:rFonts w:ascii="Times New Roman" w:eastAsia="Times New Roman" w:hAnsi="Times New Roman" w:cs="Times New Roman"/>
          <w:sz w:val="24"/>
          <w:szCs w:val="24"/>
        </w:rPr>
        <w:t xml:space="preserve"> (n = 4)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The site of the reciprocal transplant is W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(lower left). </w:t>
      </w:r>
    </w:p>
    <w:p w14:paraId="0100BCC7" w14:textId="0520575A" w:rsidR="00B67AE5" w:rsidRDefault="003132D1">
      <w:pPr>
        <w:pStyle w:val="Normal1"/>
        <w:widowControl w:val="0"/>
        <w:spacing w:after="160" w:line="259" w:lineRule="auto"/>
        <w:rPr>
          <w:ins w:id="10" w:author="Gwendolyn Griffiths" w:date="2017-12-16T10:30:00Z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1D273F" wp14:editId="44C3D450">
            <wp:extent cx="5943600" cy="4164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ked_eelgrass_sites_nokel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89E0" w14:textId="42780437" w:rsidR="00A94865" w:rsidRDefault="00A94865">
      <w:pPr>
        <w:pStyle w:val="Normal1"/>
        <w:widowControl w:val="0"/>
        <w:spacing w:after="160" w:line="259" w:lineRule="auto"/>
        <w:rPr>
          <w:ins w:id="11" w:author="Gwendolyn Griffiths" w:date="2017-12-16T10:36:00Z"/>
          <w:rFonts w:ascii="Times New Roman" w:eastAsia="Times New Roman" w:hAnsi="Times New Roman" w:cs="Times New Roman"/>
          <w:sz w:val="24"/>
          <w:szCs w:val="24"/>
        </w:rPr>
      </w:pPr>
      <w:ins w:id="12" w:author="Gwendolyn Griffiths" w:date="2017-12-16T10:31:00Z">
        <w:r>
          <w:rPr>
            <w:rFonts w:ascii="Times New Roman" w:eastAsia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05EDDF1E" wp14:editId="35FFF331">
              <wp:extent cx="4305300" cy="337185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GwenSmithoraMap_V1_Dec16.jpeg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3371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4679D7" w14:textId="258ED01B" w:rsidR="00B05D43" w:rsidRPr="00752891" w:rsidRDefault="00B05D43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ins w:id="13" w:author="Gwendolyn Griffiths" w:date="2017-12-16T10:36:00Z">
        <w:r>
          <w:rPr>
            <w:rFonts w:ascii="Times New Roman" w:eastAsia="Times New Roman" w:hAnsi="Times New Roman" w:cs="Times New Roman"/>
            <w:sz w:val="24"/>
            <w:szCs w:val="24"/>
          </w:rPr>
          <w:t>This would be figure B ^</w:t>
        </w:r>
      </w:ins>
    </w:p>
    <w:p w14:paraId="1456BC44" w14:textId="765EA814" w:rsidR="00B67AE5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62EE4B" wp14:editId="65464D8E">
            <wp:extent cx="2255520" cy="2255520"/>
            <wp:effectExtent l="0" t="0" r="508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.load.a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F44" w14:textId="030F1B3E" w:rsidR="00CA4604" w:rsidRDefault="00CA460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81495B" w14:textId="761B7DC1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D50C41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803B3B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Conditions at the two experimental transplant sites (WF and </w:t>
      </w:r>
      <w:commentRangeStart w:id="14"/>
      <w:commentRangeStart w:id="15"/>
      <w:r w:rsidR="00012819">
        <w:rPr>
          <w:rFonts w:ascii="Times New Roman" w:eastAsia="Times New Roman" w:hAnsi="Times New Roman" w:cs="Times New Roman"/>
          <w:sz w:val="24"/>
          <w:szCs w:val="24"/>
        </w:rPr>
        <w:t>IA</w:t>
      </w:r>
      <w:commentRangeEnd w:id="14"/>
      <w:r w:rsidR="00012819">
        <w:rPr>
          <w:rStyle w:val="CommentReference"/>
        </w:rPr>
        <w:commentReference w:id="14"/>
      </w:r>
      <w:commentRangeEnd w:id="15"/>
      <w:r w:rsidR="00B05D43">
        <w:rPr>
          <w:rStyle w:val="CommentReference"/>
        </w:rPr>
        <w:commentReference w:id="15"/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commentRangeStart w:id="16"/>
      <w:commentRangeStart w:id="17"/>
      <w:r w:rsidR="00012819">
        <w:rPr>
          <w:rFonts w:ascii="Times New Roman" w:eastAsia="Times New Roman" w:hAnsi="Times New Roman" w:cs="Times New Roman"/>
          <w:sz w:val="24"/>
          <w:szCs w:val="24"/>
        </w:rPr>
        <w:t>before the experiment</w:t>
      </w:r>
      <w:r w:rsidR="00CB0C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End w:id="16"/>
      <w:r w:rsidR="00CB0C01">
        <w:rPr>
          <w:rStyle w:val="CommentReference"/>
        </w:rPr>
        <w:commentReference w:id="16"/>
      </w:r>
      <w:commentRangeEnd w:id="17"/>
      <w:r w:rsidR="00B05D43">
        <w:rPr>
          <w:rStyle w:val="CommentReference"/>
        </w:rPr>
        <w:commentReference w:id="17"/>
      </w:r>
      <w:ins w:id="18" w:author="Mary O'Connor" w:date="2017-12-14T13:09:00Z">
        <w:r w:rsidR="00CB0C01">
          <w:rPr>
            <w:rFonts w:ascii="Times New Roman" w:eastAsia="Times New Roman" w:hAnsi="Times New Roman" w:cs="Times New Roman"/>
            <w:sz w:val="24"/>
            <w:szCs w:val="24"/>
          </w:rPr>
          <w:t>in June 2017</w:t>
        </w:r>
      </w:ins>
      <w:del w:id="19" w:author="Mary O'Connor" w:date="2017-12-14T13:09:00Z">
        <w:r w:rsidR="00CB0C01" w:rsidDel="00CB0C01">
          <w:rPr>
            <w:rFonts w:ascii="Times New Roman" w:eastAsia="Times New Roman" w:hAnsi="Times New Roman" w:cs="Times New Roman"/>
            <w:sz w:val="24"/>
            <w:szCs w:val="24"/>
          </w:rPr>
          <w:delText xml:space="preserve">i </w:delText>
        </w:r>
      </w:del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>For six replicate samples of 0.0625 m</w:t>
      </w:r>
      <w:r w:rsidR="00643E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 of seagrass meadow, A) </w:t>
      </w:r>
      <w:r w:rsidR="00643EE3" w:rsidRPr="00643EE3">
        <w:rPr>
          <w:rFonts w:ascii="Times New Roman" w:eastAsia="Times New Roman" w:hAnsi="Times New Roman" w:cs="Times New Roman"/>
          <w:i/>
          <w:sz w:val="24"/>
          <w:szCs w:val="24"/>
        </w:rPr>
        <w:t>Z. marina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 dry weight of above ground biomass, 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>B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643EE3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 xml:space="preserve">dry weight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biomass </w:t>
      </w:r>
      <w:r w:rsidR="00643EE3">
        <w:rPr>
          <w:rFonts w:ascii="Times New Roman" w:eastAsia="Times New Roman" w:hAnsi="Times New Roman" w:cs="Times New Roman"/>
          <w:sz w:val="24"/>
          <w:szCs w:val="24"/>
        </w:rPr>
        <w:t xml:space="preserve">(per </w:t>
      </w:r>
      <w:r w:rsidR="00643EE3">
        <w:rPr>
          <w:rFonts w:ascii="Times New Roman" w:eastAsia="Times New Roman" w:hAnsi="Times New Roman" w:cs="Times New Roman"/>
          <w:i/>
          <w:sz w:val="24"/>
          <w:szCs w:val="24"/>
        </w:rPr>
        <w:t>Z. marina</w:t>
      </w:r>
      <w:r w:rsidR="00E77301">
        <w:rPr>
          <w:rFonts w:ascii="Times New Roman" w:eastAsia="Times New Roman" w:hAnsi="Times New Roman" w:cs="Times New Roman"/>
          <w:sz w:val="24"/>
          <w:szCs w:val="24"/>
        </w:rPr>
        <w:t xml:space="preserve"> shoot biomass)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>C</w:t>
      </w:r>
      <w:r w:rsidR="00D50C41">
        <w:rPr>
          <w:rFonts w:ascii="Times New Roman" w:eastAsia="Times New Roman" w:hAnsi="Times New Roman" w:cs="Times New Roman"/>
          <w:sz w:val="24"/>
          <w:szCs w:val="24"/>
        </w:rPr>
        <w:t>) grazer abundance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="00C47E8B" w:rsidRPr="00CB0C01">
        <w:rPr>
          <w:rFonts w:ascii="Times New Roman" w:eastAsia="Times New Roman" w:hAnsi="Times New Roman" w:cs="Times New Roman"/>
          <w:sz w:val="24"/>
          <w:szCs w:val="24"/>
          <w:highlight w:val="yellow"/>
        </w:rPr>
        <w:t>X</w:t>
      </w:r>
      <w:r w:rsidR="00C47E8B">
        <w:rPr>
          <w:rFonts w:ascii="Times New Roman" w:eastAsia="Times New Roman" w:hAnsi="Times New Roman" w:cs="Times New Roman"/>
          <w:sz w:val="24"/>
          <w:szCs w:val="24"/>
        </w:rPr>
        <w:t xml:space="preserve"> g shoots, and D) seagrass surface bacterial assemblages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varied significantly. See appendix for grazer composition comparison.</w:t>
      </w:r>
    </w:p>
    <w:p w14:paraId="5B4AAE11" w14:textId="3308728D" w:rsidR="00985182" w:rsidRPr="00643EE3" w:rsidDel="00B97307" w:rsidRDefault="00985182">
      <w:pPr>
        <w:pStyle w:val="Normal1"/>
        <w:widowControl w:val="0"/>
        <w:spacing w:after="160" w:line="259" w:lineRule="auto"/>
        <w:rPr>
          <w:del w:id="20" w:author="Gwendolyn Griffiths" w:date="2017-12-16T10:54:00Z"/>
          <w:rFonts w:ascii="Times New Roman" w:eastAsia="Times New Roman" w:hAnsi="Times New Roman" w:cs="Times New Roman"/>
          <w:sz w:val="24"/>
          <w:szCs w:val="24"/>
        </w:rPr>
      </w:pPr>
      <w:del w:id="21" w:author="Gwendolyn Griffiths" w:date="2017-12-16T10:54:00Z">
        <w:r w:rsidDel="00B97307">
          <w:rPr>
            <w:rFonts w:ascii="Times New Roman" w:eastAsia="Times New Roman" w:hAnsi="Times New Roman" w:cs="Times New Roman"/>
            <w:sz w:val="24"/>
            <w:szCs w:val="24"/>
          </w:rPr>
          <w:delText>**Adjusted designation of one interior quadrat at position 0. The spot actually curved around so it was actually more of an edge location. Let me know if this is ok!</w:delText>
        </w:r>
      </w:del>
    </w:p>
    <w:p w14:paraId="3F5AB64C" w14:textId="68839575" w:rsidR="009B4D29" w:rsidRDefault="000D21F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ACAF7FC" w14:textId="75350011" w:rsidR="00CF0970" w:rsidRDefault="00CF097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FFB26C" wp14:editId="71EBB6A6">
            <wp:extent cx="2227580" cy="22275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w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5079F3" wp14:editId="548FA240">
            <wp:extent cx="2296160" cy="229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o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48B7" w14:textId="5F83CF24" w:rsidR="00B44D11" w:rsidRDefault="00A64319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del w:id="22" w:author="Gwendolyn Griffiths" w:date="2017-12-16T10:50:00Z">
        <w:r w:rsidDel="009835DD">
          <w:rPr>
            <w:rFonts w:ascii="Times New Roman" w:eastAsia="Times New Roman" w:hAnsi="Times New Roman" w:cs="Times New Roman"/>
            <w:noProof/>
            <w:sz w:val="24"/>
            <w:szCs w:val="24"/>
          </w:rPr>
          <w:drawing>
            <wp:inline distT="0" distB="0" distL="0" distR="0" wp14:anchorId="3CDF9D05" wp14:editId="485B5D40">
              <wp:extent cx="4364330" cy="3419475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AbundancePlot_Dec3_2017.jpeg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7823" cy="34222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FE2556B" w14:textId="318CADC8" w:rsidR="00ED0B95" w:rsidRDefault="00ED0B9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del w:id="23" w:author="Gwendolyn Griffiths" w:date="2017-12-16T10:53:00Z">
        <w:r w:rsidDel="00B97307">
          <w:rPr>
            <w:rFonts w:ascii="Times New Roman" w:eastAsia="Times New Roman" w:hAnsi="Times New Roman" w:cs="Times New Roman"/>
            <w:noProof/>
            <w:sz w:val="24"/>
            <w:szCs w:val="24"/>
          </w:rPr>
          <w:drawing>
            <wp:inline distT="0" distB="0" distL="0" distR="0" wp14:anchorId="4138C6B8" wp14:editId="62A1F9DB">
              <wp:extent cx="5543550" cy="4343400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SmithoraPlot_Dec3_2017.jpe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43550" cy="4343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4" w:author="Gwendolyn Griffiths" w:date="2017-12-16T10:53:00Z">
        <w:r w:rsidR="00B97307">
          <w:rPr>
            <w:rFonts w:ascii="Times New Roman" w:eastAsia="Times New Roman" w:hAnsi="Times New Roman" w:cs="Times New Roman"/>
            <w:noProof/>
            <w:sz w:val="24"/>
            <w:szCs w:val="24"/>
          </w:rPr>
          <w:drawing>
            <wp:inline distT="0" distB="0" distL="0" distR="0" wp14:anchorId="7CF39803" wp14:editId="53F3E42B">
              <wp:extent cx="5543550" cy="434340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TotalInvertebrateAbundancesJustJuly_V2_Dec15_2017.jpeg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43550" cy="4343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0F2456" w14:textId="2C4CBB40" w:rsidR="00ED0B95" w:rsidRDefault="00ED0B9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del w:id="25" w:author="Gwendolyn Griffiths" w:date="2017-12-16T10:51:00Z">
        <w:r w:rsidDel="009835DD">
          <w:rPr>
            <w:rFonts w:ascii="Times New Roman" w:eastAsia="Times New Roman" w:hAnsi="Times New Roman" w:cs="Times New Roman"/>
            <w:noProof/>
            <w:sz w:val="24"/>
            <w:szCs w:val="24"/>
          </w:rPr>
          <w:drawing>
            <wp:inline distT="0" distB="0" distL="0" distR="0" wp14:anchorId="5DCDEE68" wp14:editId="16B83EC0">
              <wp:extent cx="5543550" cy="43434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Zosterag_Dec3_2017.jpeg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43550" cy="4343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0E8066F" w14:textId="06B39F6C" w:rsidR="00B67AE5" w:rsidDel="00B97307" w:rsidRDefault="00FE45CC">
      <w:pPr>
        <w:pStyle w:val="Normal1"/>
        <w:widowControl w:val="0"/>
        <w:spacing w:after="160" w:line="259" w:lineRule="auto"/>
        <w:rPr>
          <w:del w:id="26" w:author="Gwendolyn Griffiths" w:date="2017-12-16T10:54:00Z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793F4" wp14:editId="37FAA9BF">
            <wp:extent cx="5943600" cy="3953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ithoraBefor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EE8" w14:textId="413BB949" w:rsidR="00B67AE5" w:rsidDel="00B97307" w:rsidRDefault="00D50C41">
      <w:pPr>
        <w:pStyle w:val="Normal1"/>
        <w:widowControl w:val="0"/>
        <w:spacing w:after="160" w:line="259" w:lineRule="auto"/>
        <w:rPr>
          <w:del w:id="27" w:author="Gwendolyn Griffiths" w:date="2017-12-16T10:54:00Z"/>
          <w:rFonts w:ascii="Times New Roman" w:eastAsia="Times New Roman" w:hAnsi="Times New Roman" w:cs="Times New Roman"/>
          <w:b/>
          <w:sz w:val="24"/>
          <w:szCs w:val="24"/>
        </w:rPr>
      </w:pPr>
      <w:del w:id="28" w:author="Gwendolyn Griffiths" w:date="2017-12-16T10:54:00Z">
        <w:r w:rsidRPr="00D50C41" w:rsidDel="00B97307">
          <w:rPr>
            <w:noProof/>
          </w:rPr>
          <w:delText xml:space="preserve"> </w:delText>
        </w:r>
        <w:r w:rsidDel="00B97307">
          <w:rPr>
            <w:noProof/>
          </w:rPr>
          <w:delText xml:space="preserve">       </w:delText>
        </w:r>
        <w:r w:rsidR="00B73E8C" w:rsidDel="00B97307">
          <w:rPr>
            <w:noProof/>
          </w:rPr>
          <w:delText xml:space="preserve">Bacterial communities before transplant. </w:delText>
        </w:r>
      </w:del>
    </w:p>
    <w:p w14:paraId="4F87CA9B" w14:textId="3886EA1E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7473FA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C6DE8" w14:textId="5E6507C1" w:rsidR="00CA4604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6B13300" w14:textId="77777777" w:rsidR="00CA4604" w:rsidRDefault="00CA460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836DBC" w14:textId="57C56DC2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</w:t>
      </w:r>
      <w:r w:rsidR="005605DD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commentRangeStart w:id="29"/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Final </w:t>
      </w:r>
      <w:r w:rsidR="00012819">
        <w:rPr>
          <w:rFonts w:ascii="Times New Roman" w:eastAsia="Times New Roman" w:hAnsi="Times New Roman" w:cs="Times New Roman"/>
          <w:i/>
          <w:sz w:val="24"/>
          <w:szCs w:val="24"/>
        </w:rPr>
        <w:t>Smithora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End w:id="29"/>
      <w:r w:rsidR="00CB0C01">
        <w:rPr>
          <w:rStyle w:val="CommentReference"/>
        </w:rPr>
        <w:commentReference w:id="29"/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abundance (g / g </w:t>
      </w:r>
      <w:r w:rsidR="00012819" w:rsidRPr="00B73832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012819">
        <w:rPr>
          <w:rFonts w:ascii="Times New Roman" w:eastAsia="Times New Roman" w:hAnsi="Times New Roman" w:cs="Times New Roman"/>
          <w:sz w:val="24"/>
          <w:szCs w:val="24"/>
        </w:rPr>
        <w:t xml:space="preserve"> dry wt) for experimental and control shoots in the reciprocal transplant experiment. </w:t>
      </w:r>
      <w:r w:rsidR="00CA12BB">
        <w:rPr>
          <w:rFonts w:ascii="Times New Roman" w:eastAsia="Times New Roman" w:hAnsi="Times New Roman" w:cs="Times New Roman"/>
          <w:sz w:val="24"/>
          <w:szCs w:val="24"/>
        </w:rPr>
        <w:t>Box indicates mean and 1 standard deviation</w:t>
      </w:r>
      <w:r w:rsidR="009310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215970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18B48" w14:textId="7564B43F" w:rsidR="00903091" w:rsidRDefault="000D0352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63BFF6" wp14:editId="592411A3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im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615B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3AA2A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19F24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08206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B4A0B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483C2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834C3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77E4E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898ED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D91EFE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DE93A4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499199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D99F8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B2F7F5" w14:textId="77777777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FF8C2" w14:textId="4EA34926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Bacterial assemblages after transplant </w:t>
      </w:r>
      <w:r w:rsidR="00B73E8C">
        <w:rPr>
          <w:rFonts w:ascii="Times New Roman" w:eastAsia="Times New Roman" w:hAnsi="Times New Roman" w:cs="Times New Roman"/>
          <w:sz w:val="24"/>
          <w:szCs w:val="24"/>
        </w:rPr>
        <w:t>with treatments indicated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2322601" w14:textId="4C786E23" w:rsidR="00ED0B95" w:rsidRDefault="00ED0B95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260F9A" wp14:editId="495AEA37">
            <wp:extent cx="5314950" cy="330764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_transplant_by_treatment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678" cy="33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963" w14:textId="77777777" w:rsidR="00B67AE5" w:rsidRDefault="00B67AE5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07736C" w14:textId="77777777" w:rsidR="00B67AE5" w:rsidRDefault="00F769E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F643E53" w14:textId="781F75D2" w:rsidR="00B67AE5" w:rsidRDefault="00012819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APPENDIX:</w:t>
      </w:r>
    </w:p>
    <w:p w14:paraId="0B740406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CB039D" w14:textId="7ACC994C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A1: </w:t>
      </w:r>
      <w:r w:rsidRPr="001A16C8">
        <w:rPr>
          <w:rFonts w:ascii="Times New Roman" w:eastAsia="Times New Roman" w:hAnsi="Times New Roman" w:cs="Times New Roman"/>
          <w:i/>
          <w:sz w:val="24"/>
          <w:szCs w:val="24"/>
        </w:rPr>
        <w:t>Zostera</w:t>
      </w:r>
      <w:r w:rsidR="001A16C8" w:rsidRPr="001A16C8">
        <w:rPr>
          <w:rFonts w:ascii="Times New Roman" w:eastAsia="Times New Roman" w:hAnsi="Times New Roman" w:cs="Times New Roman"/>
          <w:i/>
          <w:sz w:val="24"/>
          <w:szCs w:val="24"/>
        </w:rPr>
        <w:t xml:space="preserve"> marina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shoot density at tran</w:t>
      </w:r>
      <w:r w:rsidR="00707A2D">
        <w:rPr>
          <w:rFonts w:ascii="Times New Roman" w:eastAsia="Times New Roman" w:hAnsi="Times New Roman" w:cs="Times New Roman"/>
          <w:sz w:val="24"/>
          <w:szCs w:val="24"/>
        </w:rPr>
        <w:t>splant sites.</w:t>
      </w:r>
    </w:p>
    <w:p w14:paraId="643F9760" w14:textId="53A7D342" w:rsidR="00707A2D" w:rsidRDefault="00707A2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07898" wp14:editId="57FF5574">
            <wp:extent cx="2514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.dens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2DAA" w14:textId="77777777" w:rsidR="00707A2D" w:rsidRDefault="00707A2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35A17" w14:textId="4EE85846" w:rsidR="00FE45CC" w:rsidRDefault="0016006D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A2: NMDS for grazer assemblages at transplant sites before experiment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Red hull is interior and grey hull is edge. Stress is </w:t>
      </w:r>
      <w:r w:rsidR="00904484"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 w:rsidR="009A5F3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A5F3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8F4AFF" wp14:editId="72571851">
            <wp:extent cx="4570997" cy="35814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geVSInterior_NMDS_Dec6_2017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619" cy="35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99F" w14:textId="7645277C" w:rsidR="00904484" w:rsidRDefault="0090448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AC5D1" w14:textId="78F5393F" w:rsidR="009A5F30" w:rsidRDefault="009A5F30" w:rsidP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Figure A3: NMDS for grazer assemblages at transplant sites before experiment. Red hull is June and grey hull is July. Stress is </w:t>
      </w:r>
      <w:r w:rsidRPr="00904484">
        <w:rPr>
          <w:rFonts w:ascii="Times New Roman" w:eastAsia="Times New Roman" w:hAnsi="Times New Roman" w:cs="Times New Roman"/>
          <w:sz w:val="24"/>
          <w:szCs w:val="24"/>
        </w:rPr>
        <w:t>0.2873149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08AE31" w14:textId="77777777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D9D39" w14:textId="0A1A388E" w:rsidR="00904484" w:rsidRDefault="00904484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F84D25" wp14:editId="31F835C7">
            <wp:extent cx="4962525" cy="3888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uneJuly_NMDS_Dec6_2017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7390" cy="38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8B0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13B54" w14:textId="77777777" w:rsidR="001A16C8" w:rsidRDefault="001A16C8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921D1" w14:textId="7A000599" w:rsidR="00904484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A4. Bacterial composition</w:t>
      </w:r>
      <w:ins w:id="30" w:author="Gwendolyn Griffiths" w:date="2017-12-16T10:55:00Z">
        <w:r w:rsidR="00B97307">
          <w:rPr>
            <w:rFonts w:ascii="Times New Roman" w:eastAsia="Times New Roman" w:hAnsi="Times New Roman" w:cs="Times New Roman"/>
            <w:sz w:val="24"/>
            <w:szCs w:val="24"/>
          </w:rPr>
          <w:t xml:space="preserve"> of transplanted shoots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plots grouped to order. </w:t>
      </w:r>
    </w:p>
    <w:p w14:paraId="4AB3C950" w14:textId="7F6C5366" w:rsidR="009A5F30" w:rsidRDefault="009A5F30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C8702E" wp14:editId="68A56077">
            <wp:extent cx="5943600" cy="385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xa_plot_by_or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942E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65970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2CA708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486C9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D3BB77" w14:textId="77777777" w:rsidR="0016006D" w:rsidRDefault="0016006D">
      <w:pPr>
        <w:pStyle w:val="Normal1"/>
        <w:widowControl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6006D">
      <w:footerReference w:type="defaul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ary O'Connor" w:date="2017-12-14T12:44:00Z" w:initials="MO">
    <w:p w14:paraId="4D9121E0" w14:textId="219A5CE5" w:rsidR="00793753" w:rsidRDefault="00793753">
      <w:pPr>
        <w:pStyle w:val="CommentText"/>
      </w:pPr>
      <w:r>
        <w:rPr>
          <w:rStyle w:val="CommentReference"/>
        </w:rPr>
        <w:annotationRef/>
      </w:r>
      <w:r>
        <w:t>Yeah, add transects? If not to difficult</w:t>
      </w:r>
    </w:p>
    <w:p w14:paraId="66979E0C" w14:textId="77777777" w:rsidR="00793753" w:rsidRDefault="00793753">
      <w:pPr>
        <w:pStyle w:val="CommentText"/>
      </w:pPr>
    </w:p>
    <w:p w14:paraId="61970FF1" w14:textId="7B4B8BBB" w:rsidR="00793753" w:rsidRDefault="00793753">
      <w:pPr>
        <w:pStyle w:val="CommentText"/>
      </w:pPr>
      <w:r>
        <w:t>Gwen you could just do this in powerpoint or something?</w:t>
      </w:r>
    </w:p>
  </w:comment>
  <w:comment w:id="3" w:author="Gwendolyn Griffiths" w:date="2017-12-16T10:19:00Z" w:initials="GG">
    <w:p w14:paraId="1660FBC2" w14:textId="0F5E6798" w:rsidR="00A94865" w:rsidRDefault="00A94865">
      <w:pPr>
        <w:pStyle w:val="CommentText"/>
      </w:pPr>
      <w:r>
        <w:rPr>
          <w:rStyle w:val="CommentReference"/>
        </w:rPr>
        <w:annotationRef/>
      </w:r>
      <w:r w:rsidR="00B05D43">
        <w:t xml:space="preserve">This caption is </w:t>
      </w:r>
      <w:r>
        <w:t xml:space="preserve">half referring to that little map I made. That I used Ang’s data to show how much Smithora was at each transect. So I just added my map again. I know its not that fancy but I used Ang’s data to make it and it shows all the transects and their smithora abundances. </w:t>
      </w:r>
    </w:p>
    <w:p w14:paraId="6B3DC30D" w14:textId="31D927B7" w:rsidR="00B05D43" w:rsidRDefault="00B05D43">
      <w:pPr>
        <w:pStyle w:val="CommentText"/>
      </w:pPr>
      <w:r>
        <w:t>I can try making a better map? Any thing that you would like to see?</w:t>
      </w:r>
    </w:p>
  </w:comment>
  <w:comment w:id="14" w:author="Mary O'Connor" w:date="2017-12-14T13:08:00Z" w:initials="MO">
    <w:p w14:paraId="38A1215A" w14:textId="77777777" w:rsidR="00793753" w:rsidRDefault="00793753" w:rsidP="00012819">
      <w:pPr>
        <w:pStyle w:val="CommentText"/>
      </w:pPr>
      <w:r>
        <w:rPr>
          <w:rStyle w:val="CommentReference"/>
        </w:rPr>
        <w:annotationRef/>
      </w:r>
      <w:r>
        <w:t>Right? Or both at WF?</w:t>
      </w:r>
    </w:p>
    <w:p w14:paraId="188940F4" w14:textId="77777777" w:rsidR="00CB0C01" w:rsidRDefault="00CB0C01" w:rsidP="00012819">
      <w:pPr>
        <w:pStyle w:val="CommentText"/>
      </w:pPr>
    </w:p>
    <w:p w14:paraId="75E5EF1E" w14:textId="5BEBBA78" w:rsidR="00CB0C01" w:rsidRDefault="00CB0C01" w:rsidP="00012819">
      <w:pPr>
        <w:pStyle w:val="CommentText"/>
      </w:pPr>
      <w:r>
        <w:t>We just need to stick to one way: we either did the whole experiment at WF, or we did it between WF and IA. I think the latter is more clear…</w:t>
      </w:r>
    </w:p>
  </w:comment>
  <w:comment w:id="15" w:author="Gwendolyn Griffiths" w:date="2017-12-16T10:37:00Z" w:initials="GG">
    <w:p w14:paraId="0021AFE2" w14:textId="0B3E73D5" w:rsidR="00B05D43" w:rsidRDefault="00B05D43">
      <w:pPr>
        <w:pStyle w:val="CommentText"/>
      </w:pPr>
      <w:r>
        <w:rPr>
          <w:rStyle w:val="CommentReference"/>
        </w:rPr>
        <w:annotationRef/>
      </w:r>
      <w:r>
        <w:t>Agreed</w:t>
      </w:r>
    </w:p>
    <w:p w14:paraId="75EE6780" w14:textId="77777777" w:rsidR="00B05D43" w:rsidRDefault="00B05D43">
      <w:pPr>
        <w:pStyle w:val="CommentText"/>
      </w:pPr>
    </w:p>
  </w:comment>
  <w:comment w:id="16" w:author="Mary O'Connor" w:date="2017-12-14T13:21:00Z" w:initials="MO">
    <w:p w14:paraId="588B3C5E" w14:textId="77777777" w:rsidR="00CB0C01" w:rsidRDefault="00CB0C01">
      <w:pPr>
        <w:pStyle w:val="CommentText"/>
      </w:pPr>
      <w:r>
        <w:rPr>
          <w:rStyle w:val="CommentReference"/>
        </w:rPr>
        <w:annotationRef/>
      </w:r>
      <w:r>
        <w:t>I think just show the before patterns?</w:t>
      </w:r>
    </w:p>
    <w:p w14:paraId="7097BAF0" w14:textId="77777777" w:rsidR="00CB0C01" w:rsidRDefault="00CB0C01">
      <w:pPr>
        <w:pStyle w:val="CommentText"/>
      </w:pPr>
    </w:p>
    <w:p w14:paraId="54FB7CE9" w14:textId="58A89762" w:rsidR="00CB0C01" w:rsidRDefault="00CB0C01">
      <w:pPr>
        <w:pStyle w:val="CommentText"/>
      </w:pPr>
      <w:r>
        <w:t>Gwen are these new panels experimental results, or from surveys around the transplanted shoots? This figure is meant to show the ambient conditions at the experimental sites.</w:t>
      </w:r>
    </w:p>
  </w:comment>
  <w:comment w:id="17" w:author="Gwendolyn Griffiths" w:date="2017-12-16T10:38:00Z" w:initials="GG">
    <w:p w14:paraId="048CC1FE" w14:textId="0A31A495" w:rsidR="00B05D43" w:rsidRDefault="00B05D43">
      <w:pPr>
        <w:pStyle w:val="CommentText"/>
      </w:pPr>
      <w:r>
        <w:rPr>
          <w:rStyle w:val="CommentReference"/>
        </w:rPr>
        <w:annotationRef/>
      </w:r>
      <w:r>
        <w:t xml:space="preserve">The ones I added are from the same data set that you got the Smithora Zostera figures from. Before Experiment would be the July side. So I have just </w:t>
      </w:r>
      <w:r w:rsidR="009835DD">
        <w:t>deleted the other ones I added. Sorry your right it should just be July. I just got excited that June and July were so different!</w:t>
      </w:r>
      <w:r>
        <w:t xml:space="preserve"> </w:t>
      </w:r>
    </w:p>
  </w:comment>
  <w:comment w:id="29" w:author="Mary O'Connor" w:date="2017-12-14T13:22:00Z" w:initials="MO">
    <w:p w14:paraId="56C467E3" w14:textId="631DF350" w:rsidR="00CB0C01" w:rsidRDefault="00CB0C01">
      <w:pPr>
        <w:pStyle w:val="CommentText"/>
      </w:pPr>
      <w:r>
        <w:rPr>
          <w:rStyle w:val="CommentReference"/>
        </w:rPr>
        <w:annotationRef/>
      </w:r>
      <w:r>
        <w:t>This figure is for the final experiment data.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970FF1" w15:done="0"/>
  <w15:commentEx w15:paraId="6B3DC30D" w15:paraIdParent="61970FF1" w15:done="0"/>
  <w15:commentEx w15:paraId="75E5EF1E" w15:done="0"/>
  <w15:commentEx w15:paraId="75EE6780" w15:paraIdParent="75E5EF1E" w15:done="0"/>
  <w15:commentEx w15:paraId="54FB7CE9" w15:done="0"/>
  <w15:commentEx w15:paraId="048CC1FE" w15:paraIdParent="54FB7CE9" w15:done="0"/>
  <w15:commentEx w15:paraId="56C467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970FF1" w16cid:durableId="1DDF7144"/>
  <w16cid:commentId w16cid:paraId="6B3DC30D" w16cid:durableId="1DDF71BC"/>
  <w16cid:commentId w16cid:paraId="75E5EF1E" w16cid:durableId="1DD21AEB"/>
  <w16cid:commentId w16cid:paraId="75EE6780" w16cid:durableId="1DDF75E2"/>
  <w16cid:commentId w16cid:paraId="54FB7CE9" w16cid:durableId="1DDF7146"/>
  <w16cid:commentId w16cid:paraId="048CC1FE" w16cid:durableId="1DDF7622"/>
  <w16cid:commentId w16cid:paraId="56C467E3" w16cid:durableId="1DDF714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0A21A" w14:textId="77777777" w:rsidR="008435E7" w:rsidRDefault="008435E7">
      <w:pPr>
        <w:spacing w:line="240" w:lineRule="auto"/>
      </w:pPr>
      <w:r>
        <w:separator/>
      </w:r>
    </w:p>
  </w:endnote>
  <w:endnote w:type="continuationSeparator" w:id="0">
    <w:p w14:paraId="6E2113E2" w14:textId="77777777" w:rsidR="008435E7" w:rsidRDefault="008435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833D6" w14:textId="607DE433" w:rsidR="00793753" w:rsidRDefault="00793753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 w:rsidR="00B9730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6C8558" w14:textId="77777777" w:rsidR="008435E7" w:rsidRDefault="008435E7">
      <w:pPr>
        <w:spacing w:line="240" w:lineRule="auto"/>
      </w:pPr>
      <w:r>
        <w:separator/>
      </w:r>
    </w:p>
  </w:footnote>
  <w:footnote w:type="continuationSeparator" w:id="0">
    <w:p w14:paraId="442C0217" w14:textId="77777777" w:rsidR="008435E7" w:rsidRDefault="008435E7">
      <w:pPr>
        <w:spacing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wendolyn Griffiths">
    <w15:presenceInfo w15:providerId="Windows Live" w15:userId="de965c626bbfa2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7AE5"/>
    <w:rsid w:val="00012819"/>
    <w:rsid w:val="00054D04"/>
    <w:rsid w:val="000D0352"/>
    <w:rsid w:val="000D21F2"/>
    <w:rsid w:val="0016006D"/>
    <w:rsid w:val="00176024"/>
    <w:rsid w:val="001A16C8"/>
    <w:rsid w:val="00236819"/>
    <w:rsid w:val="00250924"/>
    <w:rsid w:val="002D788D"/>
    <w:rsid w:val="003132D1"/>
    <w:rsid w:val="00343E39"/>
    <w:rsid w:val="00355A0B"/>
    <w:rsid w:val="005605DD"/>
    <w:rsid w:val="00643EE3"/>
    <w:rsid w:val="006D34D9"/>
    <w:rsid w:val="006E5A32"/>
    <w:rsid w:val="00707A2D"/>
    <w:rsid w:val="00752891"/>
    <w:rsid w:val="00793753"/>
    <w:rsid w:val="007B6730"/>
    <w:rsid w:val="007B7E6F"/>
    <w:rsid w:val="007C5AFA"/>
    <w:rsid w:val="007E3036"/>
    <w:rsid w:val="00803B3B"/>
    <w:rsid w:val="008435E7"/>
    <w:rsid w:val="00903091"/>
    <w:rsid w:val="00904484"/>
    <w:rsid w:val="0092480E"/>
    <w:rsid w:val="00931099"/>
    <w:rsid w:val="009835DD"/>
    <w:rsid w:val="00985182"/>
    <w:rsid w:val="009A5F30"/>
    <w:rsid w:val="009B4D29"/>
    <w:rsid w:val="00A17932"/>
    <w:rsid w:val="00A64319"/>
    <w:rsid w:val="00A94865"/>
    <w:rsid w:val="00B05D43"/>
    <w:rsid w:val="00B44D11"/>
    <w:rsid w:val="00B535B2"/>
    <w:rsid w:val="00B67AE5"/>
    <w:rsid w:val="00B73832"/>
    <w:rsid w:val="00B73E8C"/>
    <w:rsid w:val="00B97307"/>
    <w:rsid w:val="00C47E8B"/>
    <w:rsid w:val="00CA12BB"/>
    <w:rsid w:val="00CA4604"/>
    <w:rsid w:val="00CB0C01"/>
    <w:rsid w:val="00CF0970"/>
    <w:rsid w:val="00D50C41"/>
    <w:rsid w:val="00E06104"/>
    <w:rsid w:val="00E2085E"/>
    <w:rsid w:val="00E334BE"/>
    <w:rsid w:val="00E5208C"/>
    <w:rsid w:val="00E77301"/>
    <w:rsid w:val="00ED0B95"/>
    <w:rsid w:val="00F769ED"/>
    <w:rsid w:val="00FC1AA3"/>
    <w:rsid w:val="00FE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1416C2"/>
  <w15:docId w15:val="{95AF690B-B6E9-493D-8BFB-CB77AF9B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E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E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A0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A0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D78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8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92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comments" Target="comment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Hmlp39B4ErLKe3b8TO1vQpZW5r9T0sCYiy9b404jAr8/edit?usp=sharing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UBC</Company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Gwendolyn Griffiths</cp:lastModifiedBy>
  <cp:revision>2</cp:revision>
  <dcterms:created xsi:type="dcterms:W3CDTF">2017-12-16T14:59:00Z</dcterms:created>
  <dcterms:modified xsi:type="dcterms:W3CDTF">2017-12-16T14:59:00Z</dcterms:modified>
</cp:coreProperties>
</file>