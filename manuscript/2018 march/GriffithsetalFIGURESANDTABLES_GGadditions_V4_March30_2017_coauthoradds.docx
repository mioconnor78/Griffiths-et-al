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CF9D54" w14:textId="77777777" w:rsidR="0074495F" w:rsidRDefault="0074495F">
      <w:pPr>
        <w:pStyle w:val="Normal1"/>
        <w:widowControl w:val="0"/>
        <w:spacing w:after="160" w:line="480" w:lineRule="auto"/>
      </w:pPr>
    </w:p>
    <w:p w14:paraId="7645967C" w14:textId="152F27BB" w:rsidR="0074495F" w:rsidRDefault="003E05BD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7">
        <w:r w:rsidR="00F769ED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Griffiths</w:t>
        </w:r>
      </w:hyperlink>
      <w:r w:rsidR="00F769ED">
        <w:rPr>
          <w:rFonts w:ascii="Times New Roman" w:eastAsia="Times New Roman" w:hAnsi="Times New Roman" w:cs="Times New Roman"/>
          <w:b/>
          <w:sz w:val="24"/>
          <w:szCs w:val="24"/>
        </w:rPr>
        <w:t xml:space="preserve"> et al, </w:t>
      </w:r>
    </w:p>
    <w:p w14:paraId="7937A244" w14:textId="11F6C2D3" w:rsidR="0064638F" w:rsidRPr="00B64951" w:rsidRDefault="0064638F" w:rsidP="0064638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</w:pPr>
      <w:commentRangeStart w:id="0"/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Table </w:t>
      </w:r>
      <w:r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>1</w:t>
      </w:r>
      <w:commentRangeEnd w:id="0"/>
      <w:r w:rsidR="00B541F1">
        <w:rPr>
          <w:rStyle w:val="CommentReference"/>
        </w:rPr>
        <w:commentReference w:id="0"/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. Environmental data from </w:t>
      </w:r>
      <w:commentRangeStart w:id="1"/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CTD drops </w:t>
      </w:r>
      <w:commentRangeEnd w:id="1"/>
      <w:r w:rsidR="00386C19">
        <w:rPr>
          <w:rStyle w:val="CommentReference"/>
        </w:rPr>
        <w:commentReference w:id="1"/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>in choked pass on June 30</w:t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vertAlign w:val="superscript"/>
          <w:lang w:val="en-CA"/>
        </w:rPr>
        <w:t>th</w:t>
      </w:r>
      <w:r w:rsidRPr="00B64951">
        <w:rPr>
          <w:rFonts w:ascii="Times New Roman" w:eastAsia="Calibri" w:hAnsi="Times New Roman" w:cs="Times New Roman"/>
          <w:color w:val="auto"/>
          <w:sz w:val="24"/>
          <w:szCs w:val="24"/>
          <w:lang w:val="en-CA"/>
        </w:rPr>
        <w:t xml:space="preserve"> 2015.</w:t>
      </w:r>
    </w:p>
    <w:tbl>
      <w:tblPr>
        <w:tblStyle w:val="LightShading1"/>
        <w:tblW w:w="5000" w:type="pct"/>
        <w:tblLayout w:type="fixed"/>
        <w:tblLook w:val="0620" w:firstRow="1" w:lastRow="0" w:firstColumn="0" w:lastColumn="0" w:noHBand="1" w:noVBand="1"/>
      </w:tblPr>
      <w:tblGrid>
        <w:gridCol w:w="1197"/>
        <w:gridCol w:w="456"/>
        <w:gridCol w:w="741"/>
        <w:gridCol w:w="663"/>
        <w:gridCol w:w="534"/>
        <w:gridCol w:w="892"/>
        <w:gridCol w:w="305"/>
        <w:gridCol w:w="779"/>
        <w:gridCol w:w="418"/>
        <w:gridCol w:w="599"/>
        <w:gridCol w:w="598"/>
        <w:gridCol w:w="312"/>
        <w:gridCol w:w="885"/>
        <w:gridCol w:w="282"/>
        <w:gridCol w:w="915"/>
      </w:tblGrid>
      <w:tr w:rsidR="0064638F" w:rsidRPr="00B64951" w14:paraId="34778C2D" w14:textId="77777777" w:rsidTr="00B64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pct"/>
            <w:noWrap/>
          </w:tcPr>
          <w:p w14:paraId="66590E0D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CTD Depth (m)</w:t>
            </w:r>
          </w:p>
        </w:tc>
        <w:tc>
          <w:tcPr>
            <w:tcW w:w="625" w:type="pct"/>
            <w:gridSpan w:val="2"/>
          </w:tcPr>
          <w:p w14:paraId="017CF29A" w14:textId="5D675505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Conductivity (</w:t>
            </w:r>
            <w:r w:rsidR="0047729B" w:rsidRPr="0047729B">
              <w:rPr>
                <w:rFonts w:ascii="Times New Roman" w:hAnsi="Times New Roman"/>
                <w:sz w:val="24"/>
                <w:szCs w:val="24"/>
              </w:rPr>
              <w:t>mS/cm</w:t>
            </w:r>
            <w:r w:rsidRPr="00B64951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625" w:type="pct"/>
            <w:gridSpan w:val="2"/>
          </w:tcPr>
          <w:p w14:paraId="3173A44F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Temperature (°C)</w:t>
            </w:r>
          </w:p>
        </w:tc>
        <w:tc>
          <w:tcPr>
            <w:tcW w:w="625" w:type="pct"/>
            <w:gridSpan w:val="2"/>
          </w:tcPr>
          <w:p w14:paraId="3C73448A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Dissolved oxygen (mg/L)</w:t>
            </w:r>
          </w:p>
        </w:tc>
        <w:tc>
          <w:tcPr>
            <w:tcW w:w="625" w:type="pct"/>
            <w:gridSpan w:val="2"/>
          </w:tcPr>
          <w:p w14:paraId="2D193F4F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Chla</w:t>
            </w:r>
          </w:p>
          <w:p w14:paraId="3C9E7B56" w14:textId="13F11D90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(</w:t>
            </w:r>
            <w:r w:rsidR="0047729B" w:rsidRPr="0047729B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ug/L</w:t>
            </w:r>
            <w:r w:rsidRPr="00B64951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625" w:type="pct"/>
            <w:gridSpan w:val="2"/>
          </w:tcPr>
          <w:p w14:paraId="26EE7094" w14:textId="13A76A0C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Nitrate</w:t>
            </w:r>
            <w:r w:rsidR="0047729B">
              <w:rPr>
                <w:rFonts w:ascii="Times New Roman" w:hAnsi="Times New Roman"/>
                <w:sz w:val="24"/>
                <w:szCs w:val="24"/>
              </w:rPr>
              <w:t xml:space="preserve"> + Nitrite</w:t>
            </w:r>
            <w:r w:rsidRPr="00B64951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47729B" w:rsidRPr="0047729B">
              <w:rPr>
                <w:rFonts w:ascii="Times New Roman" w:hAnsi="Times New Roman"/>
                <w:sz w:val="24"/>
                <w:szCs w:val="24"/>
              </w:rPr>
              <w:t>uM</w:t>
            </w:r>
            <w:r w:rsidRPr="00B64951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625" w:type="pct"/>
            <w:gridSpan w:val="2"/>
          </w:tcPr>
          <w:p w14:paraId="2461AB8B" w14:textId="7AB06E69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Phosphate (</w:t>
            </w:r>
            <w:r w:rsidR="0047729B" w:rsidRPr="0047729B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ug/L</w:t>
            </w:r>
            <w:r w:rsidRPr="00B64951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625" w:type="pct"/>
            <w:gridSpan w:val="2"/>
          </w:tcPr>
          <w:p w14:paraId="51FEBBCD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sz w:val="24"/>
                <w:szCs w:val="24"/>
              </w:rPr>
              <w:t>Salinity (ppt)</w:t>
            </w:r>
          </w:p>
        </w:tc>
      </w:tr>
      <w:tr w:rsidR="0064638F" w:rsidRPr="00B64951" w14:paraId="6B2EC9AC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694978F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42B31ED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</w:pPr>
          </w:p>
        </w:tc>
        <w:tc>
          <w:tcPr>
            <w:tcW w:w="1311" w:type="pct"/>
            <w:gridSpan w:val="4"/>
          </w:tcPr>
          <w:p w14:paraId="6CB2AF90" w14:textId="046E3DCF" w:rsidR="0064638F" w:rsidRPr="00B64951" w:rsidRDefault="0064638F" w:rsidP="0064638F">
            <w:pPr>
              <w:spacing w:after="200"/>
              <w:rPr>
                <w:rFonts w:ascii="Times New Roman" w:hAnsi="Times New Roman"/>
                <w:b/>
                <w:i/>
                <w:iCs/>
                <w:color w:val="auto"/>
                <w:sz w:val="24"/>
                <w:szCs w:val="24"/>
              </w:rPr>
            </w:pPr>
            <w:commentRangeStart w:id="2"/>
            <w:r w:rsidRPr="00B64951">
              <w:rPr>
                <w:rFonts w:ascii="Times New Roman" w:hAnsi="Times New Roman"/>
                <w:b/>
                <w:i/>
                <w:iCs/>
                <w:color w:val="auto"/>
                <w:sz w:val="24"/>
                <w:szCs w:val="24"/>
              </w:rPr>
              <w:t>Outside</w:t>
            </w:r>
            <w:commentRangeEnd w:id="2"/>
            <w:r w:rsidR="00ED260D">
              <w:rPr>
                <w:rStyle w:val="CommentReference"/>
                <w:rFonts w:ascii="Arial" w:eastAsia="Arial" w:hAnsi="Arial" w:cs="Arial"/>
                <w:lang w:val="en-US"/>
              </w:rPr>
              <w:commentReference w:id="2"/>
            </w:r>
            <w:r w:rsidRPr="00B64951">
              <w:rPr>
                <w:rFonts w:ascii="Times New Roman" w:hAnsi="Times New Roman"/>
                <w:b/>
                <w:i/>
                <w:iCs/>
                <w:color w:val="auto"/>
                <w:sz w:val="24"/>
                <w:szCs w:val="24"/>
              </w:rPr>
              <w:t xml:space="preserve"> Bed Bottom</w:t>
            </w:r>
            <w:ins w:id="3" w:author="Gwendolyn Griffiths" w:date="2018-03-30T07:54:00Z">
              <w:r w:rsidR="00EF64C1">
                <w:rPr>
                  <w:rFonts w:ascii="Times New Roman" w:hAnsi="Times New Roman"/>
                  <w:b/>
                  <w:i/>
                  <w:iCs/>
                  <w:color w:val="auto"/>
                  <w:sz w:val="24"/>
                  <w:szCs w:val="24"/>
                </w:rPr>
                <w:t xml:space="preserve"> (outside on ocean side)</w:t>
              </w:r>
            </w:ins>
          </w:p>
          <w:p w14:paraId="1E060D8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(51.67147, -128.12367)</w:t>
            </w:r>
          </w:p>
        </w:tc>
        <w:tc>
          <w:tcPr>
            <w:tcW w:w="531" w:type="pct"/>
            <w:gridSpan w:val="2"/>
          </w:tcPr>
          <w:p w14:paraId="6941518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5" w:type="pct"/>
            <w:gridSpan w:val="2"/>
          </w:tcPr>
          <w:p w14:paraId="09E07F7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609" w:type="pct"/>
            <w:gridSpan w:val="2"/>
          </w:tcPr>
          <w:p w14:paraId="04866AD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9" w:type="pct"/>
          </w:tcPr>
          <w:p w14:paraId="33BCC06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</w:tr>
      <w:tr w:rsidR="0064638F" w:rsidRPr="00B64951" w14:paraId="6FFDE4B7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7CFBAE89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9.49</w:t>
            </w:r>
          </w:p>
        </w:tc>
        <w:tc>
          <w:tcPr>
            <w:tcW w:w="733" w:type="pct"/>
            <w:gridSpan w:val="2"/>
          </w:tcPr>
          <w:p w14:paraId="5E63C311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34.95</w:t>
            </w:r>
          </w:p>
        </w:tc>
        <w:tc>
          <w:tcPr>
            <w:tcW w:w="745" w:type="pct"/>
            <w:gridSpan w:val="2"/>
          </w:tcPr>
          <w:p w14:paraId="343F4269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10.78</w:t>
            </w:r>
          </w:p>
        </w:tc>
        <w:tc>
          <w:tcPr>
            <w:tcW w:w="565" w:type="pct"/>
            <w:gridSpan w:val="2"/>
          </w:tcPr>
          <w:p w14:paraId="79E38ACF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7.94</w:t>
            </w:r>
          </w:p>
        </w:tc>
        <w:tc>
          <w:tcPr>
            <w:tcW w:w="531" w:type="pct"/>
            <w:gridSpan w:val="2"/>
          </w:tcPr>
          <w:p w14:paraId="29513125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0.5170</w:t>
            </w:r>
          </w:p>
        </w:tc>
        <w:tc>
          <w:tcPr>
            <w:tcW w:w="475" w:type="pct"/>
            <w:gridSpan w:val="2"/>
          </w:tcPr>
          <w:p w14:paraId="2AD71B5B" w14:textId="6E68DB4A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11.116</w:t>
            </w:r>
          </w:p>
          <w:p w14:paraId="19412D6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609" w:type="pct"/>
            <w:gridSpan w:val="2"/>
          </w:tcPr>
          <w:p w14:paraId="74779CDC" w14:textId="77777777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1.076</w:t>
            </w:r>
          </w:p>
        </w:tc>
        <w:tc>
          <w:tcPr>
            <w:tcW w:w="479" w:type="pct"/>
          </w:tcPr>
          <w:p w14:paraId="2BC998F6" w14:textId="77777777" w:rsidR="0064638F" w:rsidRPr="00B64951" w:rsidRDefault="0064638F" w:rsidP="0064638F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31.13</w:t>
            </w:r>
          </w:p>
        </w:tc>
      </w:tr>
      <w:tr w:rsidR="0064638F" w:rsidRPr="00B64951" w14:paraId="51702E33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7A3C2807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70D895F1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1311" w:type="pct"/>
            <w:gridSpan w:val="4"/>
          </w:tcPr>
          <w:p w14:paraId="3FFD3311" w14:textId="47B19779" w:rsidR="0064638F" w:rsidRPr="00B64951" w:rsidRDefault="00EF64C1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b/>
                <w:i/>
                <w:color w:val="auto"/>
                <w:sz w:val="24"/>
                <w:szCs w:val="24"/>
                <w:lang w:eastAsia="ja-JP"/>
              </w:rPr>
            </w:pPr>
            <w:ins w:id="4" w:author="Gwendolyn Griffiths" w:date="2018-03-30T07:52:00Z">
              <w:r w:rsidRPr="00B64951"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  <w:lang w:eastAsia="ja-JP"/>
                </w:rPr>
                <w:t>I</w:t>
              </w:r>
              <w:r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  <w:lang w:eastAsia="ja-JP"/>
                </w:rPr>
                <w:t>nterior</w:t>
              </w:r>
              <w:r w:rsidRPr="00B64951"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  <w:lang w:eastAsia="ja-JP"/>
                </w:rPr>
                <w:t xml:space="preserve"> </w:t>
              </w:r>
            </w:ins>
            <w:r w:rsidR="0064638F" w:rsidRPr="00B64951">
              <w:rPr>
                <w:rFonts w:ascii="Times New Roman" w:hAnsi="Times New Roman"/>
                <w:b/>
                <w:i/>
                <w:color w:val="auto"/>
                <w:sz w:val="24"/>
                <w:szCs w:val="24"/>
                <w:lang w:eastAsia="ja-JP"/>
              </w:rPr>
              <w:t>Bed Bottom</w:t>
            </w:r>
            <w:ins w:id="5" w:author="Gwendolyn Griffiths" w:date="2018-03-30T07:53:00Z">
              <w:r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  <w:lang w:eastAsia="ja-JP"/>
                </w:rPr>
                <w:t xml:space="preserve"> (centre of meadow)</w:t>
              </w:r>
            </w:ins>
          </w:p>
          <w:p w14:paraId="6F9CD80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  <w:t>(51.6782,-128.1147)</w:t>
            </w:r>
          </w:p>
        </w:tc>
        <w:tc>
          <w:tcPr>
            <w:tcW w:w="531" w:type="pct"/>
            <w:gridSpan w:val="2"/>
          </w:tcPr>
          <w:p w14:paraId="6F18A855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475" w:type="pct"/>
            <w:gridSpan w:val="2"/>
          </w:tcPr>
          <w:p w14:paraId="1FFEC7C8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609" w:type="pct"/>
            <w:gridSpan w:val="2"/>
          </w:tcPr>
          <w:p w14:paraId="0C4303B9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  <w:tc>
          <w:tcPr>
            <w:tcW w:w="479" w:type="pct"/>
          </w:tcPr>
          <w:p w14:paraId="01F28F4D" w14:textId="77777777" w:rsidR="0064638F" w:rsidRPr="00B64951" w:rsidRDefault="0064638F" w:rsidP="0064638F">
            <w:pPr>
              <w:tabs>
                <w:tab w:val="decimal" w:pos="360"/>
              </w:tabs>
              <w:spacing w:after="200"/>
              <w:rPr>
                <w:rFonts w:ascii="Times New Roman" w:hAnsi="Times New Roman"/>
                <w:color w:val="auto"/>
                <w:sz w:val="24"/>
                <w:szCs w:val="24"/>
                <w:lang w:eastAsia="ja-JP"/>
              </w:rPr>
            </w:pPr>
          </w:p>
        </w:tc>
      </w:tr>
      <w:tr w:rsidR="0064638F" w:rsidRPr="00B64951" w14:paraId="64E5ADF5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7A94155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6.47</w:t>
            </w:r>
          </w:p>
        </w:tc>
        <w:tc>
          <w:tcPr>
            <w:tcW w:w="733" w:type="pct"/>
            <w:gridSpan w:val="2"/>
          </w:tcPr>
          <w:p w14:paraId="133C2C7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Cs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iCs/>
                <w:color w:val="auto"/>
                <w:sz w:val="24"/>
                <w:szCs w:val="24"/>
              </w:rPr>
              <w:t>3</w:t>
            </w:r>
            <w:r w:rsidRPr="00B64951"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  <w:t>3.85</w:t>
            </w:r>
          </w:p>
        </w:tc>
        <w:tc>
          <w:tcPr>
            <w:tcW w:w="745" w:type="pct"/>
            <w:gridSpan w:val="2"/>
          </w:tcPr>
          <w:p w14:paraId="0682181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iCs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iCs/>
                <w:color w:val="auto"/>
                <w:sz w:val="24"/>
                <w:szCs w:val="24"/>
              </w:rPr>
              <w:t>1</w:t>
            </w:r>
            <w:r w:rsidRPr="00B64951">
              <w:rPr>
                <w:rFonts w:ascii="Times New Roman" w:hAnsi="Times New Roman"/>
                <w:i/>
                <w:iCs/>
                <w:color w:val="auto"/>
                <w:sz w:val="24"/>
                <w:szCs w:val="24"/>
              </w:rPr>
              <w:t>0.28</w:t>
            </w:r>
          </w:p>
        </w:tc>
        <w:tc>
          <w:tcPr>
            <w:tcW w:w="565" w:type="pct"/>
            <w:gridSpan w:val="2"/>
          </w:tcPr>
          <w:p w14:paraId="47E1E0F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7.37</w:t>
            </w:r>
          </w:p>
        </w:tc>
        <w:tc>
          <w:tcPr>
            <w:tcW w:w="531" w:type="pct"/>
            <w:gridSpan w:val="2"/>
          </w:tcPr>
          <w:p w14:paraId="3F7F9A87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0.0788</w:t>
            </w:r>
          </w:p>
        </w:tc>
        <w:tc>
          <w:tcPr>
            <w:tcW w:w="475" w:type="pct"/>
            <w:gridSpan w:val="2"/>
          </w:tcPr>
          <w:p w14:paraId="1D57F52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1.5194</w:t>
            </w:r>
          </w:p>
        </w:tc>
        <w:tc>
          <w:tcPr>
            <w:tcW w:w="609" w:type="pct"/>
            <w:gridSpan w:val="2"/>
          </w:tcPr>
          <w:p w14:paraId="52639C6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0.3477</w:t>
            </w:r>
          </w:p>
        </w:tc>
        <w:tc>
          <w:tcPr>
            <w:tcW w:w="479" w:type="pct"/>
          </w:tcPr>
          <w:p w14:paraId="5274C63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30.46</w:t>
            </w:r>
          </w:p>
        </w:tc>
      </w:tr>
      <w:tr w:rsidR="0064638F" w:rsidRPr="00B64951" w14:paraId="1F99370A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A4F78C1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b/>
                <w:color w:val="auto"/>
                <w:sz w:val="24"/>
                <w:szCs w:val="24"/>
              </w:rPr>
            </w:pPr>
          </w:p>
        </w:tc>
        <w:tc>
          <w:tcPr>
            <w:tcW w:w="733" w:type="pct"/>
            <w:gridSpan w:val="2"/>
          </w:tcPr>
          <w:p w14:paraId="35D85B6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311" w:type="pct"/>
            <w:gridSpan w:val="4"/>
          </w:tcPr>
          <w:p w14:paraId="48376FB6" w14:textId="030CE4E3" w:rsidR="0064638F" w:rsidRPr="00B64951" w:rsidRDefault="00EF64C1" w:rsidP="0064638F">
            <w:pPr>
              <w:spacing w:after="200"/>
              <w:rPr>
                <w:rFonts w:ascii="Times New Roman" w:hAnsi="Times New Roman"/>
                <w:b/>
                <w:i/>
                <w:color w:val="auto"/>
                <w:sz w:val="24"/>
                <w:szCs w:val="24"/>
              </w:rPr>
            </w:pPr>
            <w:ins w:id="6" w:author="Gwendolyn Griffiths" w:date="2018-03-30T07:52:00Z">
              <w:r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</w:rPr>
                <w:t>Edge</w:t>
              </w:r>
              <w:r w:rsidRPr="00B64951"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</w:rPr>
                <w:t xml:space="preserve"> </w:t>
              </w:r>
            </w:ins>
            <w:r w:rsidR="0064638F" w:rsidRPr="00B64951">
              <w:rPr>
                <w:rFonts w:ascii="Times New Roman" w:hAnsi="Times New Roman"/>
                <w:b/>
                <w:i/>
                <w:color w:val="auto"/>
                <w:sz w:val="24"/>
                <w:szCs w:val="24"/>
              </w:rPr>
              <w:t>Bottom</w:t>
            </w:r>
            <w:ins w:id="7" w:author="Gwendolyn Griffiths" w:date="2018-03-30T07:53:00Z">
              <w:r>
                <w:rPr>
                  <w:rFonts w:ascii="Times New Roman" w:hAnsi="Times New Roman"/>
                  <w:b/>
                  <w:i/>
                  <w:color w:val="auto"/>
                  <w:sz w:val="24"/>
                  <w:szCs w:val="24"/>
                </w:rPr>
                <w:t xml:space="preserve"> (Wolf site)</w:t>
              </w:r>
            </w:ins>
            <w:r w:rsidR="0064638F" w:rsidRPr="00B64951">
              <w:rPr>
                <w:rFonts w:ascii="Times New Roman" w:hAnsi="Times New Roman"/>
                <w:b/>
                <w:i/>
                <w:color w:val="auto"/>
                <w:sz w:val="24"/>
                <w:szCs w:val="24"/>
              </w:rPr>
              <w:t xml:space="preserve"> </w:t>
            </w:r>
          </w:p>
          <w:p w14:paraId="11C5652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(51.66825,-128.11855)</w:t>
            </w:r>
          </w:p>
        </w:tc>
        <w:tc>
          <w:tcPr>
            <w:tcW w:w="531" w:type="pct"/>
            <w:gridSpan w:val="2"/>
          </w:tcPr>
          <w:p w14:paraId="5CC70A7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5" w:type="pct"/>
            <w:gridSpan w:val="2"/>
          </w:tcPr>
          <w:p w14:paraId="5AE9945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609" w:type="pct"/>
            <w:gridSpan w:val="2"/>
          </w:tcPr>
          <w:p w14:paraId="4DED3D1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479" w:type="pct"/>
          </w:tcPr>
          <w:p w14:paraId="214CEFD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</w:tr>
      <w:tr w:rsidR="0064638F" w:rsidRPr="00B64951" w14:paraId="413239B2" w14:textId="77777777" w:rsidTr="00B64951">
        <w:trPr>
          <w:trHeight w:val="1028"/>
        </w:trPr>
        <w:tc>
          <w:tcPr>
            <w:tcW w:w="863" w:type="pct"/>
            <w:gridSpan w:val="2"/>
            <w:noWrap/>
          </w:tcPr>
          <w:p w14:paraId="53E135C0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4.57</w:t>
            </w:r>
          </w:p>
        </w:tc>
        <w:tc>
          <w:tcPr>
            <w:tcW w:w="733" w:type="pct"/>
            <w:gridSpan w:val="2"/>
          </w:tcPr>
          <w:p w14:paraId="01D7ECA8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35.02</w:t>
            </w:r>
          </w:p>
        </w:tc>
        <w:tc>
          <w:tcPr>
            <w:tcW w:w="745" w:type="pct"/>
            <w:gridSpan w:val="2"/>
          </w:tcPr>
          <w:p w14:paraId="539E9DB4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11.54</w:t>
            </w:r>
          </w:p>
        </w:tc>
        <w:tc>
          <w:tcPr>
            <w:tcW w:w="565" w:type="pct"/>
            <w:gridSpan w:val="2"/>
          </w:tcPr>
          <w:p w14:paraId="0714F6D6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9.72</w:t>
            </w:r>
          </w:p>
        </w:tc>
        <w:tc>
          <w:tcPr>
            <w:tcW w:w="531" w:type="pct"/>
            <w:gridSpan w:val="2"/>
          </w:tcPr>
          <w:p w14:paraId="4A4E1E33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0.0449</w:t>
            </w:r>
          </w:p>
        </w:tc>
        <w:tc>
          <w:tcPr>
            <w:tcW w:w="475" w:type="pct"/>
            <w:gridSpan w:val="2"/>
          </w:tcPr>
          <w:p w14:paraId="31E955AE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5.884</w:t>
            </w:r>
          </w:p>
        </w:tc>
        <w:tc>
          <w:tcPr>
            <w:tcW w:w="609" w:type="pct"/>
            <w:gridSpan w:val="2"/>
          </w:tcPr>
          <w:p w14:paraId="5F88D52B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0.6839</w:t>
            </w:r>
          </w:p>
        </w:tc>
        <w:tc>
          <w:tcPr>
            <w:tcW w:w="479" w:type="pct"/>
          </w:tcPr>
          <w:p w14:paraId="1F66AE1C" w14:textId="77777777" w:rsidR="0064638F" w:rsidRPr="00B64951" w:rsidRDefault="0064638F" w:rsidP="0064638F">
            <w:pPr>
              <w:spacing w:after="20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B64951">
              <w:rPr>
                <w:rFonts w:ascii="Times New Roman" w:hAnsi="Times New Roman"/>
                <w:color w:val="auto"/>
                <w:sz w:val="24"/>
                <w:szCs w:val="24"/>
              </w:rPr>
              <w:t>30.56</w:t>
            </w:r>
          </w:p>
        </w:tc>
      </w:tr>
    </w:tbl>
    <w:p w14:paraId="4D13F21F" w14:textId="77777777" w:rsidR="0064638F" w:rsidRDefault="0064638F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530BDE" w14:textId="77777777" w:rsidR="00386C19" w:rsidRDefault="00386C19">
      <w:pPr>
        <w:rPr>
          <w:ins w:id="8" w:author="Mary O'Connor" w:date="2018-04-02T16:37:00Z"/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ins w:id="9" w:author="Mary O'Connor" w:date="2018-04-02T16:37:00Z">
        <w:r>
          <w:rPr>
            <w:rFonts w:ascii="Times New Roman" w:eastAsia="Times New Roman" w:hAnsi="Times New Roman" w:cs="Times New Roman"/>
            <w:b/>
            <w:sz w:val="24"/>
            <w:szCs w:val="24"/>
            <w:lang w:eastAsia="en-CA"/>
          </w:rPr>
          <w:br w:type="page"/>
        </w:r>
      </w:ins>
    </w:p>
    <w:p w14:paraId="3BB6CEE0" w14:textId="0BFA1B51" w:rsidR="0074495F" w:rsidRPr="003B2272" w:rsidRDefault="0074495F" w:rsidP="0074495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 xml:space="preserve">Table </w:t>
      </w:r>
      <w:r w:rsidR="0064638F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</w:t>
      </w:r>
      <w:commentRangeStart w:id="10"/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>ample</w:t>
      </w:r>
      <w:commentRangeEnd w:id="10"/>
      <w:r w:rsidR="007D24C8">
        <w:rPr>
          <w:rStyle w:val="CommentReference"/>
        </w:rPr>
        <w:commentReference w:id="10"/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sizes for the experiments and treatment levels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reciprocal transplant experiment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Biomass could only be measured on shoots following transplant but all shoots were swabbed before and after</w:t>
      </w:r>
      <w:r w:rsidR="00ED260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determine microbial communities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Edge and Interior refer to high and low </w:t>
      </w:r>
      <w:r w:rsidRPr="00655F30">
        <w:rPr>
          <w:rFonts w:ascii="Times New Roman" w:eastAsia="Times New Roman" w:hAnsi="Times New Roman" w:cs="Times New Roman"/>
          <w:i/>
          <w:sz w:val="24"/>
          <w:szCs w:val="24"/>
          <w:lang w:eastAsia="en-CA"/>
        </w:rPr>
        <w:t>Smithora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load </w:t>
      </w:r>
      <w:r w:rsidR="00ED260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locations used for the transplant experiment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(Figure 1C)</w:t>
      </w:r>
      <w:r w:rsidRPr="003B2272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as well as their position in the seagrass meadow. </w:t>
      </w:r>
    </w:p>
    <w:p w14:paraId="6F2B4508" w14:textId="7777777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A04460E" w14:textId="7962D221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Treatments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Shoot-level M</w:t>
      </w:r>
      <w:r w:rsidR="00ED260D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etrics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="00EF64C1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Sample Size</w:t>
      </w:r>
      <w:r w:rsidRPr="003B2272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ab/>
      </w:r>
    </w:p>
    <w:p w14:paraId="4100748E" w14:textId="77777777" w:rsidR="0074495F" w:rsidRPr="003B2272" w:rsidRDefault="003E05BD" w:rsidP="00744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pict w14:anchorId="3D4FDBFA">
          <v:rect id="_x0000_i1025" style="width:0;height:1.5pt" o:hralign="center" o:hrstd="t" o:hr="t" fillcolor="#a0a0a0" stroked="f"/>
        </w:pict>
      </w:r>
    </w:p>
    <w:p w14:paraId="7D1CCD1A" w14:textId="4FFDD9BF" w:rsidR="00ED260D" w:rsidRPr="003B2272" w:rsidRDefault="00ED260D" w:rsidP="00ED260D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Edge</w:t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 Experiment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Pre-transplant        </w:t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  <w:t>M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3</w:t>
      </w:r>
    </w:p>
    <w:p w14:paraId="54F55176" w14:textId="08D5185F" w:rsidR="00ED260D" w:rsidRPr="003B2272" w:rsidRDefault="00ED260D" w:rsidP="00ED260D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erior Experiment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Pre-transplant     </w:t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3</w:t>
      </w:r>
    </w:p>
    <w:p w14:paraId="6242EED0" w14:textId="684A919F" w:rsidR="00ED260D" w:rsidRPr="003B2272" w:rsidRDefault="00ED260D" w:rsidP="00ED260D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Edge Control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Pre-transplant       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5</w:t>
      </w:r>
    </w:p>
    <w:p w14:paraId="4E6A7BC9" w14:textId="67348496" w:rsidR="00ED260D" w:rsidRDefault="00ED260D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Interior Control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Pre-transplant       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4</w:t>
      </w:r>
    </w:p>
    <w:p w14:paraId="7492FF4F" w14:textId="3BEE9BE4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Edge Experiment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Post-transplant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3</w:t>
      </w:r>
    </w:p>
    <w:p w14:paraId="46595D5B" w14:textId="20FED041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Interior Experiment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Post-transplant</w:t>
      </w:r>
      <w:r w:rsidR="00EF64C1" w:rsidRPr="003B2272" w:rsidDel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3</w:t>
      </w:r>
    </w:p>
    <w:p w14:paraId="6D5F3603" w14:textId="2911EA27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Edge Control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Post-transplant</w:t>
      </w:r>
      <w:r w:rsidR="00EF64C1" w:rsidRPr="003B2272" w:rsidDel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5</w:t>
      </w:r>
    </w:p>
    <w:p w14:paraId="78A7F5A4" w14:textId="4C7093E8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Interior Control </w:t>
      </w:r>
      <w:r w:rsidR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Post-transplant</w:t>
      </w:r>
      <w:r w:rsidR="00EF64C1" w:rsidRPr="003B2272" w:rsidDel="00EF64C1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 </w:t>
      </w: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4</w:t>
      </w:r>
    </w:p>
    <w:p w14:paraId="5E878BCA" w14:textId="6AAC31BD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E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dge Ambient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 xml:space="preserve"> </w:t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2</w:t>
      </w:r>
    </w:p>
    <w:p w14:paraId="110A9DED" w14:textId="16E81414" w:rsidR="0074495F" w:rsidRPr="003B2272" w:rsidRDefault="0074495F" w:rsidP="0074495F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  <w:r w:rsidRPr="003B2272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Inte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rior Ambient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E3059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M</w:t>
      </w:r>
      <w:r w:rsidR="00ED260D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icrobial community, Smithora biomass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 w:rsidR="00120CA8"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  <w:t>2</w:t>
      </w:r>
    </w:p>
    <w:p w14:paraId="3DDD7E36" w14:textId="77777777" w:rsidR="003E05BD" w:rsidRDefault="003E05BD" w:rsidP="003E05BD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en-CA"/>
        </w:rPr>
      </w:pPr>
    </w:p>
    <w:p w14:paraId="2EB33A5C" w14:textId="77777777" w:rsidR="00295F1A" w:rsidRPr="003B2272" w:rsidRDefault="00295F1A" w:rsidP="003E05B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745"/>
        <w:gridCol w:w="1979"/>
        <w:gridCol w:w="1891"/>
        <w:gridCol w:w="2178"/>
      </w:tblGrid>
      <w:tr w:rsidR="003E05BD" w14:paraId="5A1B4558" w14:textId="77777777" w:rsidTr="003E05BD">
        <w:tc>
          <w:tcPr>
            <w:tcW w:w="1783" w:type="dxa"/>
          </w:tcPr>
          <w:p w14:paraId="46B28E29" w14:textId="3AE78155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Variable type</w:t>
            </w:r>
          </w:p>
        </w:tc>
        <w:tc>
          <w:tcPr>
            <w:tcW w:w="1745" w:type="dxa"/>
          </w:tcPr>
          <w:p w14:paraId="48582E0D" w14:textId="06ED9EA8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Variable</w:t>
            </w:r>
          </w:p>
        </w:tc>
        <w:tc>
          <w:tcPr>
            <w:tcW w:w="1979" w:type="dxa"/>
          </w:tcPr>
          <w:p w14:paraId="4B048AFF" w14:textId="5828B196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Treatment</w:t>
            </w:r>
          </w:p>
        </w:tc>
        <w:tc>
          <w:tcPr>
            <w:tcW w:w="1891" w:type="dxa"/>
          </w:tcPr>
          <w:p w14:paraId="085529CA" w14:textId="56901368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Sample size – pre expt</w:t>
            </w:r>
          </w:p>
        </w:tc>
        <w:tc>
          <w:tcPr>
            <w:tcW w:w="2178" w:type="dxa"/>
          </w:tcPr>
          <w:p w14:paraId="4630D2FE" w14:textId="6156E3E1" w:rsidR="003E05BD" w:rsidRDefault="003E05BD" w:rsidP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Sample size – post expt</w:t>
            </w:r>
          </w:p>
        </w:tc>
      </w:tr>
      <w:tr w:rsidR="007D24C8" w14:paraId="17669C56" w14:textId="77777777" w:rsidTr="003E05BD">
        <w:tc>
          <w:tcPr>
            <w:tcW w:w="1783" w:type="dxa"/>
          </w:tcPr>
          <w:p w14:paraId="63403076" w14:textId="5DE1940D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61EF"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5CB74C11" w14:textId="33EF31E0" w:rsidR="007D24C8" w:rsidRDefault="007D24C8" w:rsidP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3090037F" w14:textId="2C31AB13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Edge/Expt</w:t>
            </w:r>
          </w:p>
        </w:tc>
        <w:tc>
          <w:tcPr>
            <w:tcW w:w="1891" w:type="dxa"/>
          </w:tcPr>
          <w:p w14:paraId="1FE2F6CE" w14:textId="544EC858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8" w:type="dxa"/>
          </w:tcPr>
          <w:p w14:paraId="6123043E" w14:textId="5C236595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05B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D24C8" w14:paraId="773C3753" w14:textId="77777777" w:rsidTr="003E05BD">
        <w:tc>
          <w:tcPr>
            <w:tcW w:w="1783" w:type="dxa"/>
          </w:tcPr>
          <w:p w14:paraId="283BE92D" w14:textId="4ED54E5B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61EF"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0E5F87A4" w14:textId="19841152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3A16"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1D6D2330" w14:textId="54A3AA75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Int/Expt</w:t>
            </w:r>
          </w:p>
        </w:tc>
        <w:tc>
          <w:tcPr>
            <w:tcW w:w="1891" w:type="dxa"/>
          </w:tcPr>
          <w:p w14:paraId="7EEBB8FB" w14:textId="62FBD512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8" w:type="dxa"/>
          </w:tcPr>
          <w:p w14:paraId="34247F81" w14:textId="5BA04458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E05B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D24C8" w14:paraId="089D2926" w14:textId="77777777" w:rsidTr="003E05BD">
        <w:tc>
          <w:tcPr>
            <w:tcW w:w="1783" w:type="dxa"/>
          </w:tcPr>
          <w:p w14:paraId="5688529A" w14:textId="72440A60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61EF"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0BAF93A7" w14:textId="645E3D30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3A16"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46D5C319" w14:textId="0DC0B692" w:rsidR="007D24C8" w:rsidRDefault="007D24C8" w:rsidP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Edge/Control</w:t>
            </w:r>
          </w:p>
        </w:tc>
        <w:tc>
          <w:tcPr>
            <w:tcW w:w="1891" w:type="dxa"/>
          </w:tcPr>
          <w:p w14:paraId="11AA782B" w14:textId="4F1CA18C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8" w:type="dxa"/>
          </w:tcPr>
          <w:p w14:paraId="53D0B42E" w14:textId="59BA2349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24C8" w14:paraId="68317D61" w14:textId="77777777" w:rsidTr="003E05BD">
        <w:tc>
          <w:tcPr>
            <w:tcW w:w="1783" w:type="dxa"/>
          </w:tcPr>
          <w:p w14:paraId="10404184" w14:textId="6901F5F2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461EF"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0D9310C7" w14:textId="5191FC3D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3A16"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0C1E2CF6" w14:textId="779149E3" w:rsidR="007D24C8" w:rsidRDefault="007D24C8" w:rsidP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Int/Control</w:t>
            </w:r>
          </w:p>
        </w:tc>
        <w:tc>
          <w:tcPr>
            <w:tcW w:w="1891" w:type="dxa"/>
          </w:tcPr>
          <w:p w14:paraId="7CAFA232" w14:textId="7A271084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8" w:type="dxa"/>
          </w:tcPr>
          <w:p w14:paraId="78EE4748" w14:textId="18582B98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E05BD" w14:paraId="2448007D" w14:textId="77777777" w:rsidTr="003E05BD">
        <w:tc>
          <w:tcPr>
            <w:tcW w:w="1783" w:type="dxa"/>
          </w:tcPr>
          <w:p w14:paraId="4DA3E58D" w14:textId="536EF340" w:rsid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777F3742" w14:textId="27107C5C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E05B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S. naiadum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biomass</w:t>
            </w:r>
          </w:p>
        </w:tc>
        <w:tc>
          <w:tcPr>
            <w:tcW w:w="1979" w:type="dxa"/>
          </w:tcPr>
          <w:p w14:paraId="23AA40F8" w14:textId="6F1D7199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Edge/Expt</w:t>
            </w:r>
          </w:p>
        </w:tc>
        <w:tc>
          <w:tcPr>
            <w:tcW w:w="1891" w:type="dxa"/>
          </w:tcPr>
          <w:p w14:paraId="558B2F67" w14:textId="74FDC685" w:rsidR="00CB7862" w:rsidRPr="00CB7862" w:rsidRDefault="00CB7862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2178" w:type="dxa"/>
          </w:tcPr>
          <w:p w14:paraId="57A65CEE" w14:textId="14D14FB4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E05B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E05BD" w14:paraId="2E52D5F9" w14:textId="77777777" w:rsidTr="003E05BD">
        <w:tc>
          <w:tcPr>
            <w:tcW w:w="1783" w:type="dxa"/>
          </w:tcPr>
          <w:p w14:paraId="79476FB5" w14:textId="2E0EDFCF" w:rsid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Experimental response</w:t>
            </w:r>
          </w:p>
        </w:tc>
        <w:tc>
          <w:tcPr>
            <w:tcW w:w="1745" w:type="dxa"/>
          </w:tcPr>
          <w:p w14:paraId="1D66B428" w14:textId="11EE218B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E1D6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S. naiadum </w:t>
            </w:r>
            <w:r w:rsidRPr="008E1D6C">
              <w:rPr>
                <w:rFonts w:ascii="Times New Roman" w:eastAsia="Times New Roman" w:hAnsi="Times New Roman" w:cs="Times New Roman"/>
                <w:sz w:val="24"/>
                <w:szCs w:val="24"/>
              </w:rPr>
              <w:t>biomass</w:t>
            </w:r>
          </w:p>
        </w:tc>
        <w:tc>
          <w:tcPr>
            <w:tcW w:w="1979" w:type="dxa"/>
          </w:tcPr>
          <w:p w14:paraId="44956AB7" w14:textId="6AAB1B19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Int/Expt</w:t>
            </w:r>
          </w:p>
        </w:tc>
        <w:tc>
          <w:tcPr>
            <w:tcW w:w="1891" w:type="dxa"/>
          </w:tcPr>
          <w:p w14:paraId="332BC0FA" w14:textId="01851845" w:rsidR="003E05BD" w:rsidRDefault="00CB7862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2178" w:type="dxa"/>
          </w:tcPr>
          <w:p w14:paraId="30971023" w14:textId="208A0956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E05B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E05BD" w14:paraId="0D9AAEC6" w14:textId="77777777" w:rsidTr="003E05BD">
        <w:tc>
          <w:tcPr>
            <w:tcW w:w="1783" w:type="dxa"/>
          </w:tcPr>
          <w:p w14:paraId="6D3D1B81" w14:textId="7E469AE5" w:rsidR="003E05BD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Experimental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response</w:t>
            </w:r>
          </w:p>
        </w:tc>
        <w:tc>
          <w:tcPr>
            <w:tcW w:w="1745" w:type="dxa"/>
          </w:tcPr>
          <w:p w14:paraId="5C550D5C" w14:textId="759629E5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1D6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 xml:space="preserve">S. naiadum </w:t>
            </w:r>
            <w:r w:rsidRPr="008E1D6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biomass</w:t>
            </w:r>
          </w:p>
        </w:tc>
        <w:tc>
          <w:tcPr>
            <w:tcW w:w="1979" w:type="dxa"/>
          </w:tcPr>
          <w:p w14:paraId="45EE7909" w14:textId="1CFFB61B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Edge/Control</w:t>
            </w:r>
          </w:p>
        </w:tc>
        <w:tc>
          <w:tcPr>
            <w:tcW w:w="1891" w:type="dxa"/>
          </w:tcPr>
          <w:p w14:paraId="68A61659" w14:textId="6A00C709" w:rsidR="003E05BD" w:rsidRDefault="00CB7862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2178" w:type="dxa"/>
          </w:tcPr>
          <w:p w14:paraId="46B44A7E" w14:textId="45E17D39" w:rsidR="003E05BD" w:rsidRP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E05BD" w14:paraId="04C01447" w14:textId="77777777" w:rsidTr="003E05BD">
        <w:tc>
          <w:tcPr>
            <w:tcW w:w="1783" w:type="dxa"/>
          </w:tcPr>
          <w:p w14:paraId="01DB8EE9" w14:textId="29B02B41" w:rsidR="003E05BD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Experimental response</w:t>
            </w:r>
          </w:p>
        </w:tc>
        <w:tc>
          <w:tcPr>
            <w:tcW w:w="1745" w:type="dxa"/>
          </w:tcPr>
          <w:p w14:paraId="5F062D26" w14:textId="48ED81E2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1D6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S. naiadum </w:t>
            </w:r>
            <w:r w:rsidRPr="008E1D6C">
              <w:rPr>
                <w:rFonts w:ascii="Times New Roman" w:eastAsia="Times New Roman" w:hAnsi="Times New Roman" w:cs="Times New Roman"/>
                <w:sz w:val="24"/>
                <w:szCs w:val="24"/>
              </w:rPr>
              <w:t>biomass</w:t>
            </w:r>
          </w:p>
        </w:tc>
        <w:tc>
          <w:tcPr>
            <w:tcW w:w="1979" w:type="dxa"/>
          </w:tcPr>
          <w:p w14:paraId="0AFF06F7" w14:textId="2A910FC9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Int/Control</w:t>
            </w:r>
          </w:p>
        </w:tc>
        <w:tc>
          <w:tcPr>
            <w:tcW w:w="1891" w:type="dxa"/>
          </w:tcPr>
          <w:p w14:paraId="74BAFB62" w14:textId="3AE09869" w:rsidR="003E05BD" w:rsidRDefault="00CB7862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2178" w:type="dxa"/>
          </w:tcPr>
          <w:p w14:paraId="444ACDA5" w14:textId="0C6CCCCF" w:rsidR="003E05BD" w:rsidRDefault="003E05BD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95F1A" w14:paraId="4DDDDD40" w14:textId="77777777" w:rsidTr="003E05BD">
        <w:tc>
          <w:tcPr>
            <w:tcW w:w="1783" w:type="dxa"/>
          </w:tcPr>
          <w:p w14:paraId="4E4C92E2" w14:textId="44E418C0" w:rsidR="00295F1A" w:rsidRPr="00B46022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Environmental attribute</w:t>
            </w:r>
          </w:p>
        </w:tc>
        <w:tc>
          <w:tcPr>
            <w:tcW w:w="1745" w:type="dxa"/>
          </w:tcPr>
          <w:p w14:paraId="6AABD0ED" w14:textId="60C40AF3" w:rsidR="00295F1A" w:rsidRPr="008E1D6C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5C7AF25B" w14:textId="6B33B045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ambient</w:t>
            </w:r>
          </w:p>
        </w:tc>
        <w:tc>
          <w:tcPr>
            <w:tcW w:w="1891" w:type="dxa"/>
          </w:tcPr>
          <w:p w14:paraId="73B07A3A" w14:textId="528369D5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8" w:type="dxa"/>
          </w:tcPr>
          <w:p w14:paraId="544DF5DC" w14:textId="494EB4CC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295F1A" w14:paraId="10640934" w14:textId="77777777" w:rsidTr="003E05BD">
        <w:tc>
          <w:tcPr>
            <w:tcW w:w="1783" w:type="dxa"/>
          </w:tcPr>
          <w:p w14:paraId="39086936" w14:textId="45E939C7" w:rsidR="00295F1A" w:rsidRPr="00B46022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Environmental attribute</w:t>
            </w:r>
          </w:p>
        </w:tc>
        <w:tc>
          <w:tcPr>
            <w:tcW w:w="1745" w:type="dxa"/>
          </w:tcPr>
          <w:p w14:paraId="12B8FF4C" w14:textId="475A386E" w:rsidR="00295F1A" w:rsidRPr="008E1D6C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Microbiota</w:t>
            </w:r>
          </w:p>
        </w:tc>
        <w:tc>
          <w:tcPr>
            <w:tcW w:w="1979" w:type="dxa"/>
          </w:tcPr>
          <w:p w14:paraId="5E26C420" w14:textId="0CBF024D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ambient</w:t>
            </w:r>
          </w:p>
        </w:tc>
        <w:tc>
          <w:tcPr>
            <w:tcW w:w="1891" w:type="dxa"/>
          </w:tcPr>
          <w:p w14:paraId="103EDE56" w14:textId="167FF263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8" w:type="dxa"/>
          </w:tcPr>
          <w:p w14:paraId="56E4537F" w14:textId="3BF1E0ED" w:rsidR="00295F1A" w:rsidRDefault="00295F1A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7D24C8" w14:paraId="77909E74" w14:textId="77777777" w:rsidTr="003E05BD">
        <w:tc>
          <w:tcPr>
            <w:tcW w:w="1783" w:type="dxa"/>
          </w:tcPr>
          <w:p w14:paraId="57F6C3EF" w14:textId="7A1F152F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236">
              <w:rPr>
                <w:rFonts w:ascii="Times New Roman" w:eastAsia="Times New Roman" w:hAnsi="Times New Roman" w:cs="Times New Roman"/>
                <w:sz w:val="24"/>
                <w:szCs w:val="24"/>
              </w:rPr>
              <w:t>Environmental attribute</w:t>
            </w:r>
          </w:p>
        </w:tc>
        <w:tc>
          <w:tcPr>
            <w:tcW w:w="1745" w:type="dxa"/>
          </w:tcPr>
          <w:p w14:paraId="30C79C7D" w14:textId="432C92DE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Grazer density and diversity</w:t>
            </w:r>
          </w:p>
        </w:tc>
        <w:tc>
          <w:tcPr>
            <w:tcW w:w="1979" w:type="dxa"/>
          </w:tcPr>
          <w:p w14:paraId="74CB3A21" w14:textId="39FAB221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All? Or ambient?</w:t>
            </w:r>
          </w:p>
        </w:tc>
        <w:tc>
          <w:tcPr>
            <w:tcW w:w="1891" w:type="dxa"/>
          </w:tcPr>
          <w:p w14:paraId="3381F235" w14:textId="27971A3D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6?</w:t>
            </w:r>
          </w:p>
        </w:tc>
        <w:tc>
          <w:tcPr>
            <w:tcW w:w="2178" w:type="dxa"/>
          </w:tcPr>
          <w:p w14:paraId="1B35BC97" w14:textId="6AD654F3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6?</w:t>
            </w:r>
          </w:p>
        </w:tc>
      </w:tr>
      <w:tr w:rsidR="007D24C8" w14:paraId="5B7DBC17" w14:textId="77777777" w:rsidTr="003E05BD">
        <w:tc>
          <w:tcPr>
            <w:tcW w:w="1783" w:type="dxa"/>
          </w:tcPr>
          <w:p w14:paraId="08ADC0B1" w14:textId="68604EC4" w:rsidR="007D24C8" w:rsidRPr="003E05BD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236">
              <w:rPr>
                <w:rFonts w:ascii="Times New Roman" w:eastAsia="Times New Roman" w:hAnsi="Times New Roman" w:cs="Times New Roman"/>
                <w:sz w:val="24"/>
                <w:szCs w:val="24"/>
              </w:rPr>
              <w:t>Environmental attribute</w:t>
            </w:r>
          </w:p>
        </w:tc>
        <w:tc>
          <w:tcPr>
            <w:tcW w:w="1745" w:type="dxa"/>
          </w:tcPr>
          <w:p w14:paraId="0CC5E985" w14:textId="395D708D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Leaf with, length and biomass</w:t>
            </w:r>
          </w:p>
        </w:tc>
        <w:tc>
          <w:tcPr>
            <w:tcW w:w="1979" w:type="dxa"/>
          </w:tcPr>
          <w:p w14:paraId="1F9C5508" w14:textId="122C2328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All?</w:t>
            </w:r>
          </w:p>
        </w:tc>
        <w:tc>
          <w:tcPr>
            <w:tcW w:w="1891" w:type="dxa"/>
          </w:tcPr>
          <w:p w14:paraId="4B76D2D8" w14:textId="77777777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8" w:type="dxa"/>
          </w:tcPr>
          <w:p w14:paraId="2883987D" w14:textId="77777777" w:rsidR="007D24C8" w:rsidRDefault="007D24C8">
            <w:pPr>
              <w:pStyle w:val="Normal1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17C12A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1949E7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90E0A0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BF547E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ECBBC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310615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9EBB02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7307B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700521" w14:textId="77777777" w:rsidR="0074495F" w:rsidRDefault="0074495F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8600C2" w14:textId="77777777" w:rsidR="00386C19" w:rsidRDefault="00386C19">
      <w:pPr>
        <w:rPr>
          <w:ins w:id="12" w:author="Mary O'Connor" w:date="2018-04-02T16:37:00Z"/>
          <w:rFonts w:ascii="Times New Roman" w:eastAsia="Times New Roman" w:hAnsi="Times New Roman" w:cs="Times New Roman"/>
          <w:b/>
          <w:sz w:val="24"/>
          <w:szCs w:val="24"/>
        </w:rPr>
      </w:pPr>
      <w:ins w:id="13" w:author="Mary O'Connor" w:date="2018-04-02T16:37:00Z">
        <w:r>
          <w:rPr>
            <w:rFonts w:ascii="Times New Roman" w:eastAsia="Times New Roman" w:hAnsi="Times New Roman" w:cs="Times New Roman"/>
            <w:b/>
            <w:sz w:val="24"/>
            <w:szCs w:val="24"/>
          </w:rPr>
          <w:br w:type="page"/>
        </w:r>
      </w:ins>
    </w:p>
    <w:p w14:paraId="6B868997" w14:textId="7C7C39FE" w:rsidR="00B67AE5" w:rsidRPr="00B73E8C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643E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A) Study site at Calvert Island BC. B) Choked pass, site of experimental transplants and surveys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naiadum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Zostera marina.</w:t>
      </w:r>
      <w:r w:rsidR="00F0369F">
        <w:rPr>
          <w:rFonts w:ascii="Times New Roman" w:eastAsia="Times New Roman" w:hAnsi="Times New Roman" w:cs="Times New Roman"/>
          <w:sz w:val="24"/>
          <w:szCs w:val="24"/>
        </w:rPr>
        <w:t xml:space="preserve"> Eight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sites in the meadow were surveyed using 40 m transects.</w:t>
      </w:r>
      <w:r w:rsidR="00B05D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r w:rsidR="00012819" w:rsidRPr="00F0369F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/ </w:t>
      </w:r>
      <w:r w:rsidR="00012819" w:rsidRPr="00F0369F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biomass at edge</w:t>
      </w:r>
      <w:r w:rsidR="001E3059">
        <w:rPr>
          <w:rFonts w:ascii="Times New Roman" w:eastAsia="Times New Roman" w:hAnsi="Times New Roman" w:cs="Times New Roman"/>
          <w:sz w:val="24"/>
          <w:szCs w:val="24"/>
        </w:rPr>
        <w:t xml:space="preserve"> (OS,IS,AL,WF)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vs interior</w:t>
      </w:r>
      <w:r w:rsidR="001E3059">
        <w:rPr>
          <w:rFonts w:ascii="Times New Roman" w:eastAsia="Times New Roman" w:hAnsi="Times New Roman" w:cs="Times New Roman"/>
          <w:sz w:val="24"/>
          <w:szCs w:val="24"/>
        </w:rPr>
        <w:t xml:space="preserve"> (ID,IT,IS,IA)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sites</w:t>
      </w:r>
      <w:r w:rsidR="001E3059">
        <w:rPr>
          <w:rFonts w:ascii="Times New Roman" w:eastAsia="Times New Roman" w:hAnsi="Times New Roman" w:cs="Times New Roman"/>
          <w:sz w:val="24"/>
          <w:szCs w:val="24"/>
        </w:rPr>
        <w:t>;</w:t>
      </w:r>
      <w:r w:rsidR="00F0369F">
        <w:rPr>
          <w:rFonts w:ascii="Times New Roman" w:eastAsia="Times New Roman" w:hAnsi="Times New Roman" w:cs="Times New Roman"/>
          <w:sz w:val="24"/>
          <w:szCs w:val="24"/>
        </w:rPr>
        <w:t xml:space="preserve"> differences were significant (P &lt; 0.001)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The site of the reciprocal transplant i</w:t>
      </w:r>
      <w:r w:rsidR="00120CA8">
        <w:rPr>
          <w:rFonts w:ascii="Times New Roman" w:eastAsia="Times New Roman" w:hAnsi="Times New Roman" w:cs="Times New Roman"/>
          <w:sz w:val="24"/>
          <w:szCs w:val="24"/>
        </w:rPr>
        <w:t xml:space="preserve">s proximate to </w:t>
      </w:r>
      <w:commentRangeStart w:id="14"/>
      <w:r>
        <w:rPr>
          <w:rFonts w:ascii="Times New Roman" w:eastAsia="Times New Roman" w:hAnsi="Times New Roman" w:cs="Times New Roman"/>
          <w:sz w:val="24"/>
          <w:szCs w:val="24"/>
        </w:rPr>
        <w:t>W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0CA8">
        <w:rPr>
          <w:rFonts w:ascii="Times New Roman" w:eastAsia="Times New Roman" w:hAnsi="Times New Roman" w:cs="Times New Roman"/>
          <w:sz w:val="24"/>
          <w:szCs w:val="24"/>
        </w:rPr>
        <w:t>&amp; IA</w:t>
      </w:r>
      <w:commentRangeEnd w:id="14"/>
      <w:r w:rsidR="00120CA8">
        <w:rPr>
          <w:rStyle w:val="CommentReference"/>
        </w:rPr>
        <w:commentReference w:id="14"/>
      </w:r>
      <w:r w:rsidR="00120C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(lower left). </w:t>
      </w:r>
    </w:p>
    <w:p w14:paraId="0100BCC7" w14:textId="1C9E05A2" w:rsidR="00B67AE5" w:rsidRDefault="00AC4E2E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907C1" wp14:editId="6796399B">
            <wp:extent cx="5943600" cy="41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89E0" w14:textId="70A6CC82" w:rsidR="00A94865" w:rsidRDefault="00A9486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6BC44" w14:textId="765EA814" w:rsidR="00B67AE5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62EE4B" wp14:editId="65464D8E">
            <wp:extent cx="2255520" cy="2255520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.load.a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F44" w14:textId="030F1B3E" w:rsidR="00CA4604" w:rsidRDefault="00CA460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9AA61" w14:textId="77777777" w:rsidR="00AE2248" w:rsidRPr="003B2272" w:rsidRDefault="00AE2248" w:rsidP="00AE2248">
      <w:pPr>
        <w:spacing w:line="240" w:lineRule="auto"/>
        <w:contextualSpacing/>
        <w:rPr>
          <w:sz w:val="24"/>
          <w:szCs w:val="24"/>
        </w:rPr>
      </w:pPr>
      <w:r w:rsidRPr="003B227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  <w:r w:rsidRPr="003B2272">
        <w:rPr>
          <w:rFonts w:ascii="Times New Roman" w:hAnsi="Times New Roman" w:cs="Times New Roman"/>
          <w:sz w:val="24"/>
          <w:szCs w:val="24"/>
        </w:rPr>
        <w:tab/>
      </w:r>
    </w:p>
    <w:p w14:paraId="1DE58D03" w14:textId="77777777" w:rsidR="00AE2248" w:rsidRDefault="00AE224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81495B" w14:textId="0B51814D" w:rsidR="00B67AE5" w:rsidRPr="00B64951" w:rsidRDefault="00F769ED" w:rsidP="00B64951">
      <w:pPr>
        <w:rPr>
          <w:rFonts w:ascii="Times New Roman" w:hAnsi="Times New Roman" w:cs="Times New Roman"/>
        </w:rPr>
      </w:pPr>
      <w:r w:rsidRPr="00B64951">
        <w:rPr>
          <w:rFonts w:ascii="Times New Roman" w:hAnsi="Times New Roman" w:cs="Times New Roman"/>
          <w:b/>
        </w:rPr>
        <w:t xml:space="preserve">Figure </w:t>
      </w:r>
      <w:r w:rsidR="00D50C41" w:rsidRPr="00B64951">
        <w:rPr>
          <w:rFonts w:ascii="Times New Roman" w:hAnsi="Times New Roman" w:cs="Times New Roman"/>
          <w:b/>
        </w:rPr>
        <w:t>2</w:t>
      </w:r>
      <w:r w:rsidR="00803B3B" w:rsidRPr="00B64951">
        <w:rPr>
          <w:rFonts w:ascii="Times New Roman" w:hAnsi="Times New Roman" w:cs="Times New Roman"/>
          <w:b/>
        </w:rPr>
        <w:t>.</w:t>
      </w:r>
      <w:r w:rsidRPr="00B64951">
        <w:rPr>
          <w:rFonts w:ascii="Times New Roman" w:hAnsi="Times New Roman" w:cs="Times New Roman"/>
        </w:rPr>
        <w:t xml:space="preserve"> </w:t>
      </w:r>
      <w:r w:rsidR="00012819" w:rsidRPr="00B64951">
        <w:rPr>
          <w:rFonts w:ascii="Times New Roman" w:hAnsi="Times New Roman" w:cs="Times New Roman"/>
        </w:rPr>
        <w:t>Conditions at the two experimental transplant sites (</w:t>
      </w:r>
      <w:r w:rsidR="006F6F24">
        <w:rPr>
          <w:rFonts w:ascii="Times New Roman" w:hAnsi="Times New Roman" w:cs="Times New Roman"/>
        </w:rPr>
        <w:t>Edge ‘</w:t>
      </w:r>
      <w:r w:rsidR="00012819" w:rsidRPr="00B64951">
        <w:rPr>
          <w:rFonts w:ascii="Times New Roman" w:hAnsi="Times New Roman" w:cs="Times New Roman"/>
        </w:rPr>
        <w:t>WF</w:t>
      </w:r>
      <w:r w:rsidR="006F6F24">
        <w:rPr>
          <w:rFonts w:ascii="Times New Roman" w:hAnsi="Times New Roman" w:cs="Times New Roman"/>
        </w:rPr>
        <w:t xml:space="preserve">’ </w:t>
      </w:r>
      <w:r w:rsidR="00012819" w:rsidRPr="00B64951">
        <w:rPr>
          <w:rFonts w:ascii="Times New Roman" w:hAnsi="Times New Roman" w:cs="Times New Roman"/>
        </w:rPr>
        <w:t xml:space="preserve">and </w:t>
      </w:r>
      <w:r w:rsidR="006F6F24">
        <w:rPr>
          <w:rFonts w:ascii="Times New Roman" w:hAnsi="Times New Roman" w:cs="Times New Roman"/>
        </w:rPr>
        <w:t>Interior ‘</w:t>
      </w:r>
      <w:r w:rsidR="00012819" w:rsidRPr="00B64951">
        <w:rPr>
          <w:rFonts w:ascii="Times New Roman" w:hAnsi="Times New Roman" w:cs="Times New Roman"/>
        </w:rPr>
        <w:t>IA</w:t>
      </w:r>
      <w:r w:rsidR="006F6F24">
        <w:rPr>
          <w:rFonts w:ascii="Times New Roman" w:hAnsi="Times New Roman" w:cs="Times New Roman"/>
        </w:rPr>
        <w:t>’</w:t>
      </w:r>
      <w:r w:rsidR="00012819" w:rsidRPr="00B64951">
        <w:rPr>
          <w:rFonts w:ascii="Times New Roman" w:hAnsi="Times New Roman" w:cs="Times New Roman"/>
        </w:rPr>
        <w:t>) before the experiment</w:t>
      </w:r>
      <w:r w:rsidR="00CB0C01" w:rsidRPr="00B64951">
        <w:rPr>
          <w:rFonts w:ascii="Times New Roman" w:hAnsi="Times New Roman" w:cs="Times New Roman"/>
        </w:rPr>
        <w:t xml:space="preserve"> </w:t>
      </w:r>
      <w:r w:rsidR="00F0369F" w:rsidRPr="00B64951">
        <w:rPr>
          <w:rFonts w:ascii="Times New Roman" w:hAnsi="Times New Roman" w:cs="Times New Roman"/>
        </w:rPr>
        <w:t>in June 2015</w:t>
      </w:r>
      <w:r w:rsidR="00012819" w:rsidRPr="00B64951">
        <w:rPr>
          <w:rFonts w:ascii="Times New Roman" w:hAnsi="Times New Roman" w:cs="Times New Roman"/>
        </w:rPr>
        <w:t xml:space="preserve">. </w:t>
      </w:r>
      <w:r w:rsidR="00643EE3" w:rsidRPr="00B64951">
        <w:rPr>
          <w:rFonts w:ascii="Times New Roman" w:hAnsi="Times New Roman" w:cs="Times New Roman"/>
        </w:rPr>
        <w:t>For six replicate samples of 0.0625 m</w:t>
      </w:r>
      <w:r w:rsidR="00643EE3" w:rsidRPr="00B64951">
        <w:rPr>
          <w:rFonts w:ascii="Times New Roman" w:hAnsi="Times New Roman" w:cs="Times New Roman"/>
          <w:vertAlign w:val="superscript"/>
        </w:rPr>
        <w:t>2</w:t>
      </w:r>
      <w:r w:rsidR="00643EE3" w:rsidRPr="00B64951">
        <w:rPr>
          <w:rFonts w:ascii="Times New Roman" w:hAnsi="Times New Roman" w:cs="Times New Roman"/>
        </w:rPr>
        <w:t xml:space="preserve"> of seagrass meadow, A) </w:t>
      </w:r>
      <w:r w:rsidR="00643EE3" w:rsidRPr="00B64951">
        <w:rPr>
          <w:rFonts w:ascii="Times New Roman" w:hAnsi="Times New Roman" w:cs="Times New Roman"/>
          <w:i/>
        </w:rPr>
        <w:t>Z. marina</w:t>
      </w:r>
      <w:r w:rsidR="00643EE3" w:rsidRPr="00B64951">
        <w:rPr>
          <w:rFonts w:ascii="Times New Roman" w:hAnsi="Times New Roman" w:cs="Times New Roman"/>
        </w:rPr>
        <w:t xml:space="preserve"> dry weight of above ground biomass, </w:t>
      </w:r>
      <w:r w:rsidR="00C47E8B" w:rsidRPr="00B64951">
        <w:rPr>
          <w:rFonts w:ascii="Times New Roman" w:hAnsi="Times New Roman" w:cs="Times New Roman"/>
        </w:rPr>
        <w:t>B</w:t>
      </w:r>
      <w:r w:rsidR="00643EE3" w:rsidRPr="00B64951">
        <w:rPr>
          <w:rFonts w:ascii="Times New Roman" w:hAnsi="Times New Roman" w:cs="Times New Roman"/>
        </w:rPr>
        <w:t xml:space="preserve">) </w:t>
      </w:r>
      <w:r w:rsidRPr="00B64951">
        <w:rPr>
          <w:rFonts w:ascii="Times New Roman" w:hAnsi="Times New Roman" w:cs="Times New Roman"/>
          <w:i/>
        </w:rPr>
        <w:t>Smithora</w:t>
      </w:r>
      <w:r w:rsidRPr="00B64951">
        <w:rPr>
          <w:rFonts w:ascii="Times New Roman" w:hAnsi="Times New Roman" w:cs="Times New Roman"/>
        </w:rPr>
        <w:t xml:space="preserve"> </w:t>
      </w:r>
      <w:r w:rsidR="00C47E8B" w:rsidRPr="00B64951">
        <w:rPr>
          <w:rFonts w:ascii="Times New Roman" w:hAnsi="Times New Roman" w:cs="Times New Roman"/>
        </w:rPr>
        <w:t xml:space="preserve">dry weight </w:t>
      </w:r>
      <w:r w:rsidRPr="00B64951">
        <w:rPr>
          <w:rFonts w:ascii="Times New Roman" w:hAnsi="Times New Roman" w:cs="Times New Roman"/>
        </w:rPr>
        <w:t xml:space="preserve">biomass </w:t>
      </w:r>
      <w:r w:rsidR="00643EE3" w:rsidRPr="00B64951">
        <w:rPr>
          <w:rFonts w:ascii="Times New Roman" w:hAnsi="Times New Roman" w:cs="Times New Roman"/>
        </w:rPr>
        <w:t xml:space="preserve">(per </w:t>
      </w:r>
      <w:r w:rsidR="00643EE3" w:rsidRPr="00B64951">
        <w:rPr>
          <w:rFonts w:ascii="Times New Roman" w:hAnsi="Times New Roman" w:cs="Times New Roman"/>
          <w:i/>
        </w:rPr>
        <w:t>Z. marina</w:t>
      </w:r>
      <w:r w:rsidR="00E77301" w:rsidRPr="00B64951">
        <w:rPr>
          <w:rFonts w:ascii="Times New Roman" w:hAnsi="Times New Roman" w:cs="Times New Roman"/>
        </w:rPr>
        <w:t xml:space="preserve"> shoot biomass)</w:t>
      </w:r>
      <w:r w:rsidR="00012819" w:rsidRPr="00B64951">
        <w:rPr>
          <w:rFonts w:ascii="Times New Roman" w:hAnsi="Times New Roman" w:cs="Times New Roman"/>
        </w:rPr>
        <w:t xml:space="preserve"> </w:t>
      </w:r>
      <w:r w:rsidR="00C47E8B" w:rsidRPr="00B64951">
        <w:rPr>
          <w:rFonts w:ascii="Times New Roman" w:hAnsi="Times New Roman" w:cs="Times New Roman"/>
        </w:rPr>
        <w:t>C</w:t>
      </w:r>
      <w:r w:rsidR="00D50C41" w:rsidRPr="00B64951">
        <w:rPr>
          <w:rFonts w:ascii="Times New Roman" w:hAnsi="Times New Roman" w:cs="Times New Roman"/>
        </w:rPr>
        <w:t>) grazer abundance</w:t>
      </w:r>
      <w:r w:rsidR="00B439D5">
        <w:rPr>
          <w:rFonts w:ascii="Times New Roman" w:hAnsi="Times New Roman" w:cs="Times New Roman"/>
        </w:rPr>
        <w:t xml:space="preserve"> </w:t>
      </w:r>
      <w:commentRangeStart w:id="15"/>
      <w:r w:rsidR="008B4D8D">
        <w:rPr>
          <w:rFonts w:ascii="Times New Roman" w:hAnsi="Times New Roman" w:cs="Times New Roman"/>
        </w:rPr>
        <w:t>over experimental time frame (June before, July during)</w:t>
      </w:r>
      <w:r w:rsidR="00C47E8B" w:rsidRPr="00B64951">
        <w:rPr>
          <w:rFonts w:ascii="Times New Roman" w:hAnsi="Times New Roman" w:cs="Times New Roman"/>
        </w:rPr>
        <w:t xml:space="preserve"> </w:t>
      </w:r>
      <w:commentRangeEnd w:id="15"/>
      <w:r w:rsidR="006F6F24">
        <w:rPr>
          <w:rStyle w:val="CommentReference"/>
        </w:rPr>
        <w:commentReference w:id="15"/>
      </w:r>
      <w:r w:rsidR="00C47E8B" w:rsidRPr="00B64951">
        <w:rPr>
          <w:rFonts w:ascii="Times New Roman" w:hAnsi="Times New Roman" w:cs="Times New Roman"/>
        </w:rPr>
        <w:t xml:space="preserve">and D) seagrass surface bacterial </w:t>
      </w:r>
      <w:r w:rsidR="001E3059">
        <w:rPr>
          <w:rFonts w:ascii="Times New Roman" w:hAnsi="Times New Roman" w:cs="Times New Roman"/>
        </w:rPr>
        <w:t xml:space="preserve">grouped by </w:t>
      </w:r>
      <w:r w:rsidR="008B4D8D">
        <w:rPr>
          <w:rFonts w:ascii="Times New Roman" w:hAnsi="Times New Roman" w:cs="Times New Roman"/>
        </w:rPr>
        <w:t>Smithora = Edge, No Smithora = Interior</w:t>
      </w:r>
      <w:r w:rsidR="00012819" w:rsidRPr="00B64951">
        <w:rPr>
          <w:rFonts w:ascii="Times New Roman" w:hAnsi="Times New Roman" w:cs="Times New Roman"/>
        </w:rPr>
        <w:t>. See appendix for grazer composition comparison.</w:t>
      </w:r>
    </w:p>
    <w:p w14:paraId="3F5AB64C" w14:textId="68839575" w:rsidR="009B4D29" w:rsidRDefault="000D21F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ACAF7FC" w14:textId="08FC0F45" w:rsidR="00CF0970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commentRangeStart w:id="16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FB26C" wp14:editId="71EBB6A6">
            <wp:extent cx="2227580" cy="22275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w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120CA8">
        <w:rPr>
          <w:rStyle w:val="CommentReference"/>
        </w:rPr>
        <w:commentReference w:id="16"/>
      </w:r>
      <w:r w:rsidR="002509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5079F3" wp14:editId="548FA240">
            <wp:extent cx="2296160" cy="229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o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881B" w14:textId="116DEBBC" w:rsidR="00AB4D07" w:rsidRDefault="00494267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089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4CDDA" wp14:editId="3B4DAF15">
            <wp:extent cx="3914775" cy="4057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zers_final_Month_V1_March30_2018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8B7" w14:textId="1D4511F8" w:rsidR="00B44D11" w:rsidRDefault="00B44D1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2556B" w14:textId="07AE0465" w:rsidR="00ED0B95" w:rsidRDefault="005E6CC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commentRangeStart w:id="17"/>
      <w:r>
        <w:rPr>
          <w:rStyle w:val="CommentReference"/>
        </w:rPr>
        <w:commentReference w:id="18"/>
      </w:r>
      <w:commentRangeEnd w:id="17"/>
      <w:r w:rsidR="008A1DEA">
        <w:rPr>
          <w:rStyle w:val="CommentReference"/>
        </w:rPr>
        <w:commentReference w:id="17"/>
      </w:r>
    </w:p>
    <w:p w14:paraId="030F2456" w14:textId="0E7E6A8E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7CA9B" w14:textId="78494B36" w:rsidR="00B67AE5" w:rsidRDefault="00AB616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168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D75120" wp14:editId="267E9F99">
                <wp:simplePos x="0" y="0"/>
                <wp:positionH relativeFrom="column">
                  <wp:posOffset>3009900</wp:posOffset>
                </wp:positionH>
                <wp:positionV relativeFrom="paragraph">
                  <wp:posOffset>1885950</wp:posOffset>
                </wp:positionV>
                <wp:extent cx="247650" cy="285115"/>
                <wp:effectExtent l="0" t="0" r="0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4D29B" w14:textId="01F53430" w:rsidR="002A3D62" w:rsidRPr="00B64951" w:rsidRDefault="002A3D62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2ED751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pt;margin-top:148.5pt;width:19.5pt;height:22.4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" stroked="f">
                <v:textbox style="mso-fit-shape-to-text:t">
                  <w:txbxContent>
                    <w:p w14:paraId="6534D29B" w14:textId="01F53430" w:rsidR="00FB7B3B" w:rsidRPr="00B64951" w:rsidRDefault="00FB7B3B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commentRangeStart w:id="19"/>
      <w:r w:rsidR="00FE45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F793F4" wp14:editId="38401CAB">
            <wp:extent cx="3314700" cy="220484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ithoraBefo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120CA8">
        <w:rPr>
          <w:rStyle w:val="CommentReference"/>
        </w:rPr>
        <w:commentReference w:id="19"/>
      </w:r>
    </w:p>
    <w:p w14:paraId="26B13300" w14:textId="77777777" w:rsidR="00CA4604" w:rsidRDefault="00CA460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D0196" w14:textId="77777777" w:rsidR="00F0369F" w:rsidRDefault="00F036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9836DBC" w14:textId="14B1364E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5605DD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Final </w:t>
      </w:r>
      <w:r w:rsidR="00012819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abundance (g / g </w:t>
      </w:r>
      <w:r w:rsidR="00012819" w:rsidRPr="00B73832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dry wt) for experimental and control shoots in the reciprocal transplant experiment. </w:t>
      </w:r>
      <w:r w:rsidR="00CA12BB">
        <w:rPr>
          <w:rFonts w:ascii="Times New Roman" w:eastAsia="Times New Roman" w:hAnsi="Times New Roman" w:cs="Times New Roman"/>
          <w:sz w:val="24"/>
          <w:szCs w:val="24"/>
        </w:rPr>
        <w:t>Box indicates mean and 1 standard deviation</w:t>
      </w:r>
      <w:r w:rsidR="009310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15970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18B48" w14:textId="7564B43F" w:rsidR="00903091" w:rsidRDefault="000D035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commentRangeStart w:id="2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63BFF6" wp14:editId="592411A3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FB5459">
        <w:rPr>
          <w:rStyle w:val="CommentReference"/>
        </w:rPr>
        <w:commentReference w:id="20"/>
      </w:r>
    </w:p>
    <w:p w14:paraId="2150615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3AA2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B4A0B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483C2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834C3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7E4E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98ED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91EF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21DE1" w14:textId="77777777" w:rsidR="00F0369F" w:rsidRDefault="00F036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F4FF8C2" w14:textId="0DAA8EBA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Bacterial assemblages after transplant </w:t>
      </w:r>
      <w:r w:rsidR="00B73E8C">
        <w:rPr>
          <w:rFonts w:ascii="Times New Roman" w:eastAsia="Times New Roman" w:hAnsi="Times New Roman" w:cs="Times New Roman"/>
          <w:sz w:val="24"/>
          <w:szCs w:val="24"/>
        </w:rPr>
        <w:t>with treatments indicated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2322601" w14:textId="4C786E23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60F9A" wp14:editId="495AEA37">
            <wp:extent cx="5314950" cy="330764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transplant_by_treatmen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678" cy="3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963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7736C" w14:textId="77777777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F643E53" w14:textId="781F75D2" w:rsidR="00B67AE5" w:rsidRDefault="000128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APPENDIX:</w:t>
      </w:r>
    </w:p>
    <w:p w14:paraId="0B740406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B039D" w14:textId="7ACC994C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A1: </w:t>
      </w:r>
      <w:r w:rsidRPr="001A16C8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1A16C8" w:rsidRPr="001A16C8">
        <w:rPr>
          <w:rFonts w:ascii="Times New Roman" w:eastAsia="Times New Roman" w:hAnsi="Times New Roman" w:cs="Times New Roman"/>
          <w:i/>
          <w:sz w:val="24"/>
          <w:szCs w:val="24"/>
        </w:rPr>
        <w:t xml:space="preserve">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shoot density at tran</w:t>
      </w:r>
      <w:r w:rsidR="00707A2D">
        <w:rPr>
          <w:rFonts w:ascii="Times New Roman" w:eastAsia="Times New Roman" w:hAnsi="Times New Roman" w:cs="Times New Roman"/>
          <w:sz w:val="24"/>
          <w:szCs w:val="24"/>
        </w:rPr>
        <w:t>splant sites.</w:t>
      </w:r>
    </w:p>
    <w:p w14:paraId="643F9760" w14:textId="53A7D342" w:rsidR="00707A2D" w:rsidRDefault="00707A2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07898" wp14:editId="57FF5574">
            <wp:extent cx="2514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ensit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DAA" w14:textId="77777777" w:rsidR="00707A2D" w:rsidRDefault="00707A2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35A17" w14:textId="2DDDFC76" w:rsidR="00FE45CC" w:rsidRDefault="0016006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A2: NMDS for grazer assemblages at transplant sites before experiment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Red hull is interior and grey hull is edge. Stress is </w:t>
      </w:r>
      <w:r w:rsidR="00904484"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DE82F3F" w14:textId="2C540E92" w:rsidR="005437D2" w:rsidRDefault="00240F61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6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BFC258" wp14:editId="5C052C91">
            <wp:extent cx="4457700" cy="3492631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zerCommunity_V2_Dec27_201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99F" w14:textId="7645277C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AC5D1" w14:textId="40F93F39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Figure A3: NMDS for grazer assemblages</w:t>
      </w:r>
      <w:r w:rsidR="005E6CC0">
        <w:rPr>
          <w:rFonts w:ascii="Times New Roman" w:eastAsia="Times New Roman" w:hAnsi="Times New Roman" w:cs="Times New Roman"/>
          <w:sz w:val="24"/>
          <w:szCs w:val="24"/>
        </w:rPr>
        <w:t xml:space="preserve"> on non-experimental </w:t>
      </w:r>
      <w:r w:rsidR="00C90893">
        <w:rPr>
          <w:rFonts w:ascii="Times New Roman" w:eastAsia="Times New Roman" w:hAnsi="Times New Roman" w:cs="Times New Roman"/>
          <w:sz w:val="24"/>
          <w:szCs w:val="24"/>
        </w:rPr>
        <w:t xml:space="preserve">ambient </w:t>
      </w:r>
      <w:r w:rsidR="005E6CC0">
        <w:rPr>
          <w:rFonts w:ascii="Times New Roman" w:eastAsia="Times New Roman" w:hAnsi="Times New Roman" w:cs="Times New Roman"/>
          <w:sz w:val="24"/>
          <w:szCs w:val="24"/>
        </w:rPr>
        <w:t>shoots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transplant sites before</w:t>
      </w:r>
      <w:r w:rsidR="005E6CC0">
        <w:rPr>
          <w:rFonts w:ascii="Times New Roman" w:eastAsia="Times New Roman" w:hAnsi="Times New Roman" w:cs="Times New Roman"/>
          <w:sz w:val="24"/>
          <w:szCs w:val="24"/>
        </w:rPr>
        <w:t xml:space="preserve"> and 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experiment. Red hull is June and grey hull is July. Stress is </w:t>
      </w:r>
      <w:r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8AE31" w14:textId="77777777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D9D39" w14:textId="4D8BAEB6" w:rsidR="00904484" w:rsidRDefault="00240F61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6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8C2BFD" wp14:editId="03469073">
            <wp:extent cx="554355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zerDiversityMonth_V1_Dec27_2017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8B0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13B54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F2A74" w14:textId="77777777" w:rsidR="00F0369F" w:rsidRDefault="00F0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0921D1" w14:textId="02BA5583" w:rsidR="00904484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Figure A4. Bacterial composition</w:t>
      </w:r>
      <w:r w:rsidR="00B97307">
        <w:rPr>
          <w:rFonts w:ascii="Times New Roman" w:eastAsia="Times New Roman" w:hAnsi="Times New Roman" w:cs="Times New Roman"/>
          <w:sz w:val="24"/>
          <w:szCs w:val="24"/>
        </w:rPr>
        <w:t xml:space="preserve"> of transplanted shoots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plots grouped to order. </w:t>
      </w:r>
    </w:p>
    <w:p w14:paraId="4AB3C950" w14:textId="7F6C5366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C8702E" wp14:editId="68A56077">
            <wp:extent cx="5943600" cy="385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xa_plot_by_ord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42E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65970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CA708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486C9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3BB77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6006D">
      <w:foot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rgot Hessing-Lewis" w:date="2018-03-20T15:45:00Z" w:initials="MH">
    <w:p w14:paraId="2648E529" w14:textId="46328B30" w:rsidR="002A3D62" w:rsidRDefault="002A3D62">
      <w:pPr>
        <w:pStyle w:val="CommentText"/>
      </w:pPr>
      <w:r>
        <w:rPr>
          <w:rStyle w:val="CommentReference"/>
        </w:rPr>
        <w:annotationRef/>
      </w:r>
      <w:r>
        <w:t>Keep location names consistent with text, so use “Edge”, “Interior” etc.</w:t>
      </w:r>
    </w:p>
  </w:comment>
  <w:comment w:id="1" w:author="Mary O'Connor" w:date="2018-04-02T16:36:00Z" w:initials="MO">
    <w:p w14:paraId="20B58978" w14:textId="286E3740" w:rsidR="002A3D62" w:rsidRDefault="002A3D62">
      <w:pPr>
        <w:pStyle w:val="CommentText"/>
      </w:pPr>
      <w:r>
        <w:rPr>
          <w:rStyle w:val="CommentReference"/>
        </w:rPr>
        <w:annotationRef/>
      </w:r>
      <w:r>
        <w:t>Spell out CTD, and don’t call these ‘drops’; make the language more formal please</w:t>
      </w:r>
    </w:p>
  </w:comment>
  <w:comment w:id="2" w:author="Margot Hessing-Lewis" w:date="2018-03-20T15:48:00Z" w:initials="MH">
    <w:p w14:paraId="06038430" w14:textId="1A4FE5F7" w:rsidR="002A3D62" w:rsidRDefault="002A3D62">
      <w:pPr>
        <w:pStyle w:val="CommentText"/>
      </w:pPr>
      <w:r>
        <w:rPr>
          <w:rStyle w:val="CommentReference"/>
        </w:rPr>
        <w:annotationRef/>
      </w:r>
      <w:r>
        <w:t>I wonder if this location is from the Outside edge of Choked - the deeper depth may indicate as such. The nitrate values seem much much higher here, which is a bit perplexing. Perhaps collections came from different days?</w:t>
      </w:r>
    </w:p>
  </w:comment>
  <w:comment w:id="10" w:author="Mary O'Connor" w:date="2018-04-03T15:53:00Z" w:initials="MO">
    <w:p w14:paraId="51BAA033" w14:textId="2C9F238C" w:rsidR="007D24C8" w:rsidRDefault="007D24C8">
      <w:pPr>
        <w:pStyle w:val="CommentText"/>
      </w:pPr>
      <w:r>
        <w:rPr>
          <w:rStyle w:val="CommentReference"/>
        </w:rPr>
        <w:annotationRef/>
      </w:r>
      <w:r>
        <w:t>Can something like the version of this table below work here? I am trying to include everything we measured and then make it clear when we measured it and why (experimental response or location or site description). What do you think?</w:t>
      </w:r>
      <w:bookmarkStart w:id="11" w:name="_GoBack"/>
      <w:bookmarkEnd w:id="11"/>
    </w:p>
  </w:comment>
  <w:comment w:id="14" w:author="Margot Hessing-Lewis" w:date="2018-03-20T16:03:00Z" w:initials="MH">
    <w:p w14:paraId="45844364" w14:textId="0AF6809C" w:rsidR="002A3D62" w:rsidRDefault="002A3D62">
      <w:pPr>
        <w:pStyle w:val="CommentText"/>
      </w:pPr>
      <w:r>
        <w:rPr>
          <w:rStyle w:val="CommentReference"/>
        </w:rPr>
        <w:annotationRef/>
      </w:r>
      <w:r>
        <w:t>To encompass the broader region of the transplant - does this make sense? And include both Interior and Edge transplant locations (you could also add these labels or a circle to this region to specify the tranplant location. I think that would help clarify further.</w:t>
      </w:r>
    </w:p>
  </w:comment>
  <w:comment w:id="15" w:author="Margot Hessing-Lewis" w:date="2018-03-19T17:16:00Z" w:initials="MH">
    <w:p w14:paraId="1C813169" w14:textId="2E4667D7" w:rsidR="002A3D62" w:rsidRDefault="002A3D62">
      <w:pPr>
        <w:pStyle w:val="CommentText"/>
      </w:pPr>
      <w:r>
        <w:rPr>
          <w:rStyle w:val="CommentReference"/>
        </w:rPr>
        <w:annotationRef/>
      </w:r>
      <w:r>
        <w:t>Add June/July lable to plots</w:t>
      </w:r>
    </w:p>
  </w:comment>
  <w:comment w:id="16" w:author="Margot Hessing-Lewis" w:date="2018-03-20T16:07:00Z" w:initials="MH">
    <w:p w14:paraId="64D761FC" w14:textId="5C25C164" w:rsidR="002A3D62" w:rsidRDefault="002A3D62">
      <w:pPr>
        <w:pStyle w:val="CommentText"/>
      </w:pPr>
      <w:r>
        <w:rPr>
          <w:rStyle w:val="CommentReference"/>
        </w:rPr>
        <w:annotationRef/>
      </w:r>
      <w:r>
        <w:t>Is difference in shoot size discussed in the text? Could be a factor for Smithora recruits.</w:t>
      </w:r>
    </w:p>
  </w:comment>
  <w:comment w:id="18" w:author="Mary O'Connor" w:date="2018-01-09T19:42:00Z" w:initials="MO">
    <w:p w14:paraId="0EE44C8D" w14:textId="7D125BD2" w:rsidR="002A3D62" w:rsidRDefault="002A3D62">
      <w:pPr>
        <w:pStyle w:val="CommentText"/>
      </w:pPr>
      <w:r>
        <w:rPr>
          <w:rStyle w:val="CommentReference"/>
        </w:rPr>
        <w:annotationRef/>
      </w:r>
      <w:r>
        <w:t>Can you make this match the format of the others – font size, points, etc.?</w:t>
      </w:r>
    </w:p>
  </w:comment>
  <w:comment w:id="17" w:author="Gwendolyn Griffiths" w:date="2018-01-22T09:22:00Z" w:initials="GG">
    <w:p w14:paraId="76B19C32" w14:textId="1B3BF1DD" w:rsidR="002A3D62" w:rsidRDefault="002A3D62">
      <w:pPr>
        <w:pStyle w:val="CommentText"/>
      </w:pPr>
      <w:r>
        <w:rPr>
          <w:rStyle w:val="CommentReference"/>
        </w:rPr>
        <w:annotationRef/>
      </w:r>
      <w:r>
        <w:t>I think it would be easier if you sent me your code</w:t>
      </w:r>
    </w:p>
  </w:comment>
  <w:comment w:id="19" w:author="Margot Hessing-Lewis" w:date="2018-03-20T16:17:00Z" w:initials="MH">
    <w:p w14:paraId="33157C13" w14:textId="2515DE2E" w:rsidR="002A3D62" w:rsidRDefault="002A3D62">
      <w:pPr>
        <w:pStyle w:val="CommentText"/>
      </w:pPr>
      <w:r>
        <w:rPr>
          <w:rStyle w:val="CommentReference"/>
        </w:rPr>
        <w:annotationRef/>
      </w:r>
      <w:r>
        <w:t>Not sure if this matches Edge vs Interior comparisons above, as the focus is on Smithora absent/present. If aim is to capture the pre-transplant conditions, consider using labels similar to Fig.4. And I would consider grouping with Fig. 4 for pre/post comparisons.</w:t>
      </w:r>
    </w:p>
  </w:comment>
  <w:comment w:id="20" w:author="Margot Hessing-Lewis" w:date="2018-03-19T17:44:00Z" w:initials="MH">
    <w:p w14:paraId="6358A463" w14:textId="7DC8A41C" w:rsidR="002A3D62" w:rsidRDefault="002A3D62">
      <w:pPr>
        <w:pStyle w:val="CommentText"/>
      </w:pPr>
      <w:r>
        <w:rPr>
          <w:rStyle w:val="CommentReference"/>
        </w:rPr>
        <w:annotationRef/>
      </w:r>
      <w:r>
        <w:t>To clarify even further, add to transplant location to title: i.e. ‘Transplanted to Interior’, ‘Transplanted to Edge’.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648E529" w15:done="0"/>
  <w15:commentEx w15:paraId="06038430" w15:done="0"/>
  <w15:commentEx w15:paraId="6B9ECFD1" w15:done="0"/>
  <w15:commentEx w15:paraId="11AB47F8" w15:paraIdParent="6B9ECFD1" w15:done="0"/>
  <w15:commentEx w15:paraId="72F4ADD0" w15:paraIdParent="6B9ECFD1" w15:done="0"/>
  <w15:commentEx w15:paraId="709E7A6E" w15:done="0"/>
  <w15:commentEx w15:paraId="45844364" w15:done="0"/>
  <w15:commentEx w15:paraId="4FDF35B2" w15:done="0"/>
  <w15:commentEx w15:paraId="54FB7CE9" w15:done="0"/>
  <w15:commentEx w15:paraId="048CC1FE" w15:paraIdParent="54FB7CE9" w15:done="0"/>
  <w15:commentEx w15:paraId="1C813169" w15:done="0"/>
  <w15:commentEx w15:paraId="5E0A7586" w15:done="0"/>
  <w15:commentEx w15:paraId="64D761FC" w15:done="0"/>
  <w15:commentEx w15:paraId="035C1494" w15:done="0"/>
  <w15:commentEx w15:paraId="0EE44C8D" w15:done="0"/>
  <w15:commentEx w15:paraId="76B19C32" w15:paraIdParent="0EE44C8D" w15:done="0"/>
  <w15:commentEx w15:paraId="33157C13" w15:done="0"/>
  <w15:commentEx w15:paraId="6358A463" w15:done="0"/>
  <w15:commentEx w15:paraId="65AD171C" w15:done="0"/>
  <w15:commentEx w15:paraId="1ADB6AE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648E529" w16cid:durableId="1E686B39"/>
  <w16cid:commentId w16cid:paraId="06038430" w16cid:durableId="1E686B3A"/>
  <w16cid:commentId w16cid:paraId="6B9ECFD1" w16cid:durableId="1E686B3B"/>
  <w16cid:commentId w16cid:paraId="11AB47F8" w16cid:durableId="1E686BD0"/>
  <w16cid:commentId w16cid:paraId="72F4ADD0" w16cid:durableId="1E686BDE"/>
  <w16cid:commentId w16cid:paraId="709E7A6E" w16cid:durableId="1E686B3C"/>
  <w16cid:commentId w16cid:paraId="45844364" w16cid:durableId="1E686B3D"/>
  <w16cid:commentId w16cid:paraId="4FDF35B2" w16cid:durableId="1E686B3E"/>
  <w16cid:commentId w16cid:paraId="54FB7CE9" w16cid:durableId="1DDF7146"/>
  <w16cid:commentId w16cid:paraId="048CC1FE" w16cid:durableId="1DDF7622"/>
  <w16cid:commentId w16cid:paraId="1C813169" w16cid:durableId="1E686B41"/>
  <w16cid:commentId w16cid:paraId="5E0A7586" w16cid:durableId="1E686B42"/>
  <w16cid:commentId w16cid:paraId="64D761FC" w16cid:durableId="1E686B43"/>
  <w16cid:commentId w16cid:paraId="035C1494" w16cid:durableId="1E686B44"/>
  <w16cid:commentId w16cid:paraId="76B19C32" w16cid:durableId="1E102BD3"/>
  <w16cid:commentId w16cid:paraId="33157C13" w16cid:durableId="1E686B46"/>
  <w16cid:commentId w16cid:paraId="6358A463" w16cid:durableId="1E686B47"/>
  <w16cid:commentId w16cid:paraId="65AD171C" w16cid:durableId="1E686B48"/>
  <w16cid:commentId w16cid:paraId="1ADB6AE8" w16cid:durableId="1E686B49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D174D7" w14:textId="77777777" w:rsidR="002A3D62" w:rsidRDefault="002A3D62">
      <w:pPr>
        <w:spacing w:line="240" w:lineRule="auto"/>
      </w:pPr>
      <w:r>
        <w:separator/>
      </w:r>
    </w:p>
  </w:endnote>
  <w:endnote w:type="continuationSeparator" w:id="0">
    <w:p w14:paraId="1DE6A555" w14:textId="77777777" w:rsidR="002A3D62" w:rsidRDefault="002A3D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D833D6" w14:textId="1721FC6F" w:rsidR="002A3D62" w:rsidRDefault="002A3D62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7D24C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15A6A7" w14:textId="77777777" w:rsidR="002A3D62" w:rsidRDefault="002A3D62">
      <w:pPr>
        <w:spacing w:line="240" w:lineRule="auto"/>
      </w:pPr>
      <w:r>
        <w:separator/>
      </w:r>
    </w:p>
  </w:footnote>
  <w:footnote w:type="continuationSeparator" w:id="0">
    <w:p w14:paraId="4068FFAF" w14:textId="77777777" w:rsidR="002A3D62" w:rsidRDefault="002A3D62">
      <w:pPr>
        <w:spacing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wendolyn Griffiths">
    <w15:presenceInfo w15:providerId="Windows Live" w15:userId="de965c626bbfa2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67AE5"/>
    <w:rsid w:val="00012819"/>
    <w:rsid w:val="00054D04"/>
    <w:rsid w:val="000B4B83"/>
    <w:rsid w:val="000D0352"/>
    <w:rsid w:val="000D21F2"/>
    <w:rsid w:val="000D41EB"/>
    <w:rsid w:val="00120CA8"/>
    <w:rsid w:val="001439E0"/>
    <w:rsid w:val="0016006D"/>
    <w:rsid w:val="00176024"/>
    <w:rsid w:val="00182A8F"/>
    <w:rsid w:val="001A16C8"/>
    <w:rsid w:val="001B1CE5"/>
    <w:rsid w:val="001E3059"/>
    <w:rsid w:val="00236819"/>
    <w:rsid w:val="00240F61"/>
    <w:rsid w:val="00250924"/>
    <w:rsid w:val="00263522"/>
    <w:rsid w:val="00273DEA"/>
    <w:rsid w:val="0028498D"/>
    <w:rsid w:val="00295F1A"/>
    <w:rsid w:val="002A3D62"/>
    <w:rsid w:val="002B2915"/>
    <w:rsid w:val="002D788D"/>
    <w:rsid w:val="002E065B"/>
    <w:rsid w:val="00311603"/>
    <w:rsid w:val="003132D1"/>
    <w:rsid w:val="00343E39"/>
    <w:rsid w:val="00355A0B"/>
    <w:rsid w:val="00386C19"/>
    <w:rsid w:val="003B4042"/>
    <w:rsid w:val="003E05BD"/>
    <w:rsid w:val="003F4EE6"/>
    <w:rsid w:val="003F5CA7"/>
    <w:rsid w:val="00442F3D"/>
    <w:rsid w:val="0047729B"/>
    <w:rsid w:val="00494267"/>
    <w:rsid w:val="004A7859"/>
    <w:rsid w:val="005437D2"/>
    <w:rsid w:val="005605DD"/>
    <w:rsid w:val="005E6CC0"/>
    <w:rsid w:val="005F4722"/>
    <w:rsid w:val="00627134"/>
    <w:rsid w:val="00643EE3"/>
    <w:rsid w:val="0064638F"/>
    <w:rsid w:val="0068126A"/>
    <w:rsid w:val="006C3AD6"/>
    <w:rsid w:val="006D34D9"/>
    <w:rsid w:val="006E5A32"/>
    <w:rsid w:val="006F6F24"/>
    <w:rsid w:val="00707A2D"/>
    <w:rsid w:val="0074495F"/>
    <w:rsid w:val="00752891"/>
    <w:rsid w:val="00793753"/>
    <w:rsid w:val="007B6730"/>
    <w:rsid w:val="007B7E6F"/>
    <w:rsid w:val="007C5AFA"/>
    <w:rsid w:val="007D24C8"/>
    <w:rsid w:val="007E3036"/>
    <w:rsid w:val="00803B3B"/>
    <w:rsid w:val="008A1DEA"/>
    <w:rsid w:val="008B4D8D"/>
    <w:rsid w:val="008D7AA5"/>
    <w:rsid w:val="008E0E0D"/>
    <w:rsid w:val="00903091"/>
    <w:rsid w:val="00904484"/>
    <w:rsid w:val="0092480E"/>
    <w:rsid w:val="00931099"/>
    <w:rsid w:val="009835DD"/>
    <w:rsid w:val="00985182"/>
    <w:rsid w:val="009A5F30"/>
    <w:rsid w:val="009B4D29"/>
    <w:rsid w:val="009B67CE"/>
    <w:rsid w:val="00A17932"/>
    <w:rsid w:val="00A21DCD"/>
    <w:rsid w:val="00A41FF0"/>
    <w:rsid w:val="00A64319"/>
    <w:rsid w:val="00A76C26"/>
    <w:rsid w:val="00A94865"/>
    <w:rsid w:val="00AB4D07"/>
    <w:rsid w:val="00AB6168"/>
    <w:rsid w:val="00AC4E2E"/>
    <w:rsid w:val="00AE2248"/>
    <w:rsid w:val="00B05D43"/>
    <w:rsid w:val="00B439D5"/>
    <w:rsid w:val="00B44D11"/>
    <w:rsid w:val="00B535B2"/>
    <w:rsid w:val="00B541F1"/>
    <w:rsid w:val="00B64951"/>
    <w:rsid w:val="00B67AE5"/>
    <w:rsid w:val="00B73832"/>
    <w:rsid w:val="00B73E8C"/>
    <w:rsid w:val="00B97307"/>
    <w:rsid w:val="00C47E8B"/>
    <w:rsid w:val="00C56DF9"/>
    <w:rsid w:val="00C90893"/>
    <w:rsid w:val="00CA12BB"/>
    <w:rsid w:val="00CA4604"/>
    <w:rsid w:val="00CB0C01"/>
    <w:rsid w:val="00CB7862"/>
    <w:rsid w:val="00CF0970"/>
    <w:rsid w:val="00D50C41"/>
    <w:rsid w:val="00D93550"/>
    <w:rsid w:val="00DC082D"/>
    <w:rsid w:val="00E06104"/>
    <w:rsid w:val="00E2085E"/>
    <w:rsid w:val="00E334BE"/>
    <w:rsid w:val="00E5208C"/>
    <w:rsid w:val="00E73511"/>
    <w:rsid w:val="00E75A6E"/>
    <w:rsid w:val="00E77301"/>
    <w:rsid w:val="00ED0B95"/>
    <w:rsid w:val="00ED260D"/>
    <w:rsid w:val="00EF64C1"/>
    <w:rsid w:val="00F0369F"/>
    <w:rsid w:val="00F10927"/>
    <w:rsid w:val="00F769ED"/>
    <w:rsid w:val="00FB5459"/>
    <w:rsid w:val="00FB7B3B"/>
    <w:rsid w:val="00FC1AA3"/>
    <w:rsid w:val="00FE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581416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table" w:customStyle="1" w:styleId="LightShading1">
    <w:name w:val="Light Shading1"/>
    <w:basedOn w:val="TableNormal"/>
    <w:next w:val="LightShading"/>
    <w:uiPriority w:val="60"/>
    <w:rsid w:val="006463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Times New Roman"/>
      <w:lang w:val="en-CA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">
    <w:name w:val="Light Shading"/>
    <w:basedOn w:val="TableNormal"/>
    <w:uiPriority w:val="60"/>
    <w:semiHidden/>
    <w:unhideWhenUsed/>
    <w:rsid w:val="0064638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Revision">
    <w:name w:val="Revision"/>
    <w:hidden/>
    <w:uiPriority w:val="99"/>
    <w:semiHidden/>
    <w:rsid w:val="00120C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</w:style>
  <w:style w:type="table" w:styleId="TableGrid">
    <w:name w:val="Table Grid"/>
    <w:basedOn w:val="TableNormal"/>
    <w:uiPriority w:val="59"/>
    <w:rsid w:val="003E05B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  <w:style w:type="table" w:customStyle="1" w:styleId="LightShading1">
    <w:name w:val="Light Shading1"/>
    <w:basedOn w:val="TableNormal"/>
    <w:next w:val="LightShading"/>
    <w:uiPriority w:val="60"/>
    <w:rsid w:val="006463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Times New Roman"/>
      <w:lang w:val="en-CA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">
    <w:name w:val="Light Shading"/>
    <w:basedOn w:val="TableNormal"/>
    <w:uiPriority w:val="60"/>
    <w:semiHidden/>
    <w:unhideWhenUsed/>
    <w:rsid w:val="0064638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Revision">
    <w:name w:val="Revision"/>
    <w:hidden/>
    <w:uiPriority w:val="99"/>
    <w:semiHidden/>
    <w:rsid w:val="00120C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</w:style>
  <w:style w:type="table" w:styleId="TableGrid">
    <w:name w:val="Table Grid"/>
    <w:basedOn w:val="TableNormal"/>
    <w:uiPriority w:val="59"/>
    <w:rsid w:val="003E05B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92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24" Type="http://schemas.microsoft.com/office/2016/09/relationships/commentsIds" Target="commentsIds.xml"/><Relationship Id="rId25" Type="http://schemas.microsoft.com/office/2011/relationships/people" Target="people.xml"/><Relationship Id="rId26" Type="http://schemas.microsoft.com/office/2011/relationships/commentsExtended" Target="commentsExtended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e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docs.google.com/document/d/1Hmlp39B4ErLKe3b8TO1vQpZW5r9T0sCYiy9b404jAr8/edit?usp=sharing" TargetMode="Externa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648</Words>
  <Characters>3696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</Company>
  <LinksUpToDate>false</LinksUpToDate>
  <CharactersWithSpaces>4336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O'Connor</cp:lastModifiedBy>
  <cp:revision>7</cp:revision>
  <dcterms:created xsi:type="dcterms:W3CDTF">2018-03-30T16:53:00Z</dcterms:created>
  <dcterms:modified xsi:type="dcterms:W3CDTF">2018-04-03T13:53:00Z</dcterms:modified>
</cp:coreProperties>
</file>