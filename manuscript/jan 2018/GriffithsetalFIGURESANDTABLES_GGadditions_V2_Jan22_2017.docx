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6DE92" w14:textId="2A0435BC" w:rsidR="00B05D43" w:rsidRDefault="000D41EB">
      <w:pPr>
        <w:pStyle w:val="Normal1"/>
        <w:widowControl w:val="0"/>
        <w:spacing w:after="160" w:line="480" w:lineRule="auto"/>
        <w:rPr>
          <w:rFonts w:ascii="Times New Roman" w:eastAsia="Times New Roman" w:hAnsi="Times New Roman" w:cs="Times New Roman"/>
          <w:b/>
          <w:sz w:val="24"/>
          <w:szCs w:val="24"/>
        </w:rPr>
      </w:pPr>
      <w:hyperlink r:id="rId6">
        <w:r w:rsidR="00F769ED">
          <w:rPr>
            <w:rFonts w:ascii="Times New Roman" w:eastAsia="Times New Roman" w:hAnsi="Times New Roman" w:cs="Times New Roman"/>
            <w:b/>
            <w:color w:val="1155CC"/>
            <w:sz w:val="24"/>
            <w:szCs w:val="24"/>
            <w:u w:val="single"/>
          </w:rPr>
          <w:t>Griffiths</w:t>
        </w:r>
      </w:hyperlink>
      <w:r w:rsidR="00F769ED">
        <w:rPr>
          <w:rFonts w:ascii="Times New Roman" w:eastAsia="Times New Roman" w:hAnsi="Times New Roman" w:cs="Times New Roman"/>
          <w:b/>
          <w:sz w:val="24"/>
          <w:szCs w:val="24"/>
        </w:rPr>
        <w:t xml:space="preserve"> et al, </w:t>
      </w:r>
    </w:p>
    <w:p w14:paraId="6B868997" w14:textId="499656F9" w:rsidR="00B67AE5" w:rsidRPr="00B73E8C" w:rsidRDefault="00F769ED">
      <w:pPr>
        <w:pStyle w:val="Normal1"/>
        <w:widowControl w:val="0"/>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643EE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A) Study site at Calvert Island BC. B) Choked pass, site of experimental transplants and surveys of </w:t>
      </w:r>
      <w:r>
        <w:rPr>
          <w:rFonts w:ascii="Times New Roman" w:eastAsia="Times New Roman" w:hAnsi="Times New Roman" w:cs="Times New Roman"/>
          <w:i/>
          <w:sz w:val="24"/>
          <w:szCs w:val="24"/>
        </w:rPr>
        <w:t>Smithora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naiadum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Zostera marina.</w:t>
      </w:r>
      <w:r w:rsidR="00F0369F">
        <w:rPr>
          <w:rFonts w:ascii="Times New Roman" w:eastAsia="Times New Roman" w:hAnsi="Times New Roman" w:cs="Times New Roman"/>
          <w:sz w:val="24"/>
          <w:szCs w:val="24"/>
        </w:rPr>
        <w:t xml:space="preserve"> Eight</w:t>
      </w:r>
      <w:r>
        <w:rPr>
          <w:rFonts w:ascii="Times New Roman" w:eastAsia="Times New Roman" w:hAnsi="Times New Roman" w:cs="Times New Roman"/>
          <w:sz w:val="24"/>
          <w:szCs w:val="24"/>
        </w:rPr>
        <w:t xml:space="preserve"> sites in the meadow were surveyed using 40 m transects.</w:t>
      </w:r>
      <w:r w:rsidR="00B05D43">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C) </w:t>
      </w:r>
      <w:r w:rsidR="00012819" w:rsidRPr="00F0369F">
        <w:rPr>
          <w:rFonts w:ascii="Times New Roman" w:eastAsia="Times New Roman" w:hAnsi="Times New Roman" w:cs="Times New Roman"/>
          <w:i/>
          <w:sz w:val="24"/>
          <w:szCs w:val="24"/>
        </w:rPr>
        <w:t>Smithora</w:t>
      </w:r>
      <w:r w:rsidR="00012819">
        <w:rPr>
          <w:rFonts w:ascii="Times New Roman" w:eastAsia="Times New Roman" w:hAnsi="Times New Roman" w:cs="Times New Roman"/>
          <w:sz w:val="24"/>
          <w:szCs w:val="24"/>
        </w:rPr>
        <w:t xml:space="preserve"> biomass / </w:t>
      </w:r>
      <w:r w:rsidR="00012819" w:rsidRPr="00F0369F">
        <w:rPr>
          <w:rFonts w:ascii="Times New Roman" w:eastAsia="Times New Roman" w:hAnsi="Times New Roman" w:cs="Times New Roman"/>
          <w:i/>
          <w:sz w:val="24"/>
          <w:szCs w:val="24"/>
        </w:rPr>
        <w:t>Zostera</w:t>
      </w:r>
      <w:r w:rsidR="00012819">
        <w:rPr>
          <w:rFonts w:ascii="Times New Roman" w:eastAsia="Times New Roman" w:hAnsi="Times New Roman" w:cs="Times New Roman"/>
          <w:sz w:val="24"/>
          <w:szCs w:val="24"/>
        </w:rPr>
        <w:t xml:space="preserve"> biomass at edge vs interior </w:t>
      </w:r>
      <w:r w:rsidR="003132D1">
        <w:rPr>
          <w:rFonts w:ascii="Times New Roman" w:eastAsia="Times New Roman" w:hAnsi="Times New Roman" w:cs="Times New Roman"/>
          <w:sz w:val="24"/>
          <w:szCs w:val="24"/>
        </w:rPr>
        <w:t xml:space="preserve">(circled) </w:t>
      </w:r>
      <w:r w:rsidR="00012819">
        <w:rPr>
          <w:rFonts w:ascii="Times New Roman" w:eastAsia="Times New Roman" w:hAnsi="Times New Roman" w:cs="Times New Roman"/>
          <w:sz w:val="24"/>
          <w:szCs w:val="24"/>
        </w:rPr>
        <w:t>sites</w:t>
      </w:r>
      <w:r w:rsidR="00752891">
        <w:rPr>
          <w:rFonts w:ascii="Times New Roman" w:eastAsia="Times New Roman" w:hAnsi="Times New Roman" w:cs="Times New Roman"/>
          <w:sz w:val="24"/>
          <w:szCs w:val="24"/>
        </w:rPr>
        <w:t xml:space="preserve"> (n = 4)</w:t>
      </w:r>
      <w:r w:rsidR="00F0369F">
        <w:rPr>
          <w:rFonts w:ascii="Times New Roman" w:eastAsia="Times New Roman" w:hAnsi="Times New Roman" w:cs="Times New Roman"/>
          <w:sz w:val="24"/>
          <w:szCs w:val="24"/>
        </w:rPr>
        <w:t>; differences were significant (P &lt; 0.001)</w:t>
      </w:r>
      <w:r w:rsidR="00012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site of the reciprocal transplant is W</w:t>
      </w:r>
      <w:r w:rsidR="00012819">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(lower left). </w:t>
      </w:r>
    </w:p>
    <w:p w14:paraId="0100BCC7" w14:textId="75BC01AD" w:rsidR="00B67AE5" w:rsidRDefault="00AC4E2E">
      <w:pPr>
        <w:pStyle w:val="Normal1"/>
        <w:widowControl w:val="0"/>
        <w:spacing w:after="160" w:line="259" w:lineRule="auto"/>
        <w:rPr>
          <w:rFonts w:ascii="Times New Roman" w:eastAsia="Times New Roman" w:hAnsi="Times New Roman" w:cs="Times New Roman"/>
          <w:sz w:val="24"/>
          <w:szCs w:val="24"/>
        </w:rPr>
      </w:pPr>
      <w:ins w:id="0" w:author="Gwendolyn Griffiths" w:date="2018-01-22T03:51:00Z">
        <w:r>
          <w:rPr>
            <w:noProof/>
          </w:rPr>
          <w:drawing>
            <wp:inline distT="0" distB="0" distL="0" distR="0" wp14:anchorId="6BE907C1" wp14:editId="6796399B">
              <wp:extent cx="5943600" cy="416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ins>
      <w:del w:id="1" w:author="Gwendolyn Griffiths" w:date="2018-01-22T03:49:00Z">
        <w:r w:rsidR="003132D1" w:rsidDel="00AC4E2E">
          <w:rPr>
            <w:rFonts w:ascii="Times New Roman" w:eastAsia="Times New Roman" w:hAnsi="Times New Roman" w:cs="Times New Roman"/>
            <w:noProof/>
            <w:sz w:val="24"/>
            <w:szCs w:val="24"/>
          </w:rPr>
          <w:drawing>
            <wp:inline distT="0" distB="0" distL="0" distR="0" wp14:anchorId="5C1D273F" wp14:editId="4363B95D">
              <wp:extent cx="5943600" cy="416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ked_eelgrass_sites_nokel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del>
    </w:p>
    <w:p w14:paraId="541E89E0" w14:textId="70A6CC82" w:rsidR="00A94865" w:rsidRDefault="00A94865">
      <w:pPr>
        <w:pStyle w:val="Normal1"/>
        <w:widowControl w:val="0"/>
        <w:spacing w:after="160" w:line="259" w:lineRule="auto"/>
        <w:rPr>
          <w:rFonts w:ascii="Times New Roman" w:eastAsia="Times New Roman" w:hAnsi="Times New Roman" w:cs="Times New Roman"/>
          <w:sz w:val="24"/>
          <w:szCs w:val="24"/>
        </w:rPr>
      </w:pPr>
    </w:p>
    <w:p w14:paraId="1456BC44" w14:textId="765EA814" w:rsidR="00B67AE5" w:rsidRDefault="00CF097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62EE4B" wp14:editId="65464D8E">
            <wp:extent cx="2255520" cy="225552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load.ang.jpg"/>
                    <pic:cNvPicPr/>
                  </pic:nvPicPr>
                  <pic:blipFill>
                    <a:blip r:embed="rId9">
                      <a:extLst>
                        <a:ext uri="{28A0092B-C50C-407E-A947-70E740481C1C}">
                          <a14:useLocalDpi xmlns:a14="http://schemas.microsoft.com/office/drawing/2010/main" val="0"/>
                        </a:ext>
                      </a:extLst>
                    </a:blip>
                    <a:stretch>
                      <a:fillRect/>
                    </a:stretch>
                  </pic:blipFill>
                  <pic:spPr>
                    <a:xfrm>
                      <a:off x="0" y="0"/>
                      <a:ext cx="2255520" cy="2255520"/>
                    </a:xfrm>
                    <a:prstGeom prst="rect">
                      <a:avLst/>
                    </a:prstGeom>
                  </pic:spPr>
                </pic:pic>
              </a:graphicData>
            </a:graphic>
          </wp:inline>
        </w:drawing>
      </w:r>
    </w:p>
    <w:p w14:paraId="1D5E3F44" w14:textId="030F1B3E" w:rsidR="00CA4604" w:rsidRDefault="00CA4604">
      <w:pPr>
        <w:rPr>
          <w:rFonts w:ascii="Times New Roman" w:eastAsia="Times New Roman" w:hAnsi="Times New Roman" w:cs="Times New Roman"/>
          <w:b/>
          <w:sz w:val="24"/>
          <w:szCs w:val="24"/>
        </w:rPr>
      </w:pPr>
    </w:p>
    <w:p w14:paraId="0632A7D5" w14:textId="60BC6FE5" w:rsidR="00AE2248" w:rsidRPr="003B2272" w:rsidRDefault="00AE2248" w:rsidP="00AE2248">
      <w:pPr>
        <w:spacing w:line="480" w:lineRule="auto"/>
        <w:rPr>
          <w:rFonts w:ascii="Times New Roman" w:hAnsi="Times New Roman" w:cs="Times New Roman"/>
          <w:sz w:val="24"/>
          <w:szCs w:val="24"/>
        </w:rPr>
      </w:pPr>
      <w:commentRangeStart w:id="2"/>
      <w:ins w:id="3" w:author="Gwendolyn Griffiths" w:date="2017-12-16T11:35:00Z">
        <w:r w:rsidRPr="003B2272">
          <w:rPr>
            <w:rFonts w:ascii="Times New Roman" w:eastAsia="Times New Roman" w:hAnsi="Times New Roman" w:cs="Times New Roman"/>
            <w:b/>
            <w:sz w:val="24"/>
            <w:szCs w:val="24"/>
            <w:lang w:eastAsia="en-CA"/>
          </w:rPr>
          <w:t>Table 1</w:t>
        </w:r>
      </w:ins>
      <w:commentRangeEnd w:id="2"/>
      <w:r w:rsidR="00F0369F">
        <w:rPr>
          <w:rStyle w:val="CommentReference"/>
        </w:rPr>
        <w:commentReference w:id="2"/>
      </w:r>
      <w:r w:rsidRPr="003B2272">
        <w:rPr>
          <w:rFonts w:ascii="Times New Roman" w:eastAsia="Times New Roman" w:hAnsi="Times New Roman" w:cs="Times New Roman"/>
          <w:b/>
          <w:sz w:val="24"/>
          <w:szCs w:val="24"/>
          <w:lang w:eastAsia="en-CA"/>
        </w:rPr>
        <w:t>.</w:t>
      </w:r>
      <w:r>
        <w:rPr>
          <w:rFonts w:ascii="Times New Roman" w:eastAsia="Times New Roman" w:hAnsi="Times New Roman" w:cs="Times New Roman"/>
          <w:sz w:val="24"/>
          <w:szCs w:val="24"/>
          <w:lang w:eastAsia="en-CA"/>
        </w:rPr>
        <w:t xml:space="preserve"> S</w:t>
      </w:r>
      <w:r w:rsidRPr="003B2272">
        <w:rPr>
          <w:rFonts w:ascii="Times New Roman" w:eastAsia="Times New Roman" w:hAnsi="Times New Roman" w:cs="Times New Roman"/>
          <w:sz w:val="24"/>
          <w:szCs w:val="24"/>
          <w:lang w:eastAsia="en-CA"/>
        </w:rPr>
        <w:t>ample sizes for the experiments and treatment levels</w:t>
      </w:r>
      <w:r>
        <w:rPr>
          <w:rFonts w:ascii="Times New Roman" w:eastAsia="Times New Roman" w:hAnsi="Times New Roman" w:cs="Times New Roman"/>
          <w:sz w:val="24"/>
          <w:szCs w:val="24"/>
          <w:lang w:eastAsia="en-CA"/>
        </w:rPr>
        <w:t xml:space="preserve"> in the reciprocal transplant experiment</w:t>
      </w:r>
      <w:r w:rsidRPr="003B2272">
        <w:rPr>
          <w:rFonts w:ascii="Times New Roman" w:eastAsia="Times New Roman" w:hAnsi="Times New Roman" w:cs="Times New Roman"/>
          <w:sz w:val="24"/>
          <w:szCs w:val="24"/>
          <w:lang w:eastAsia="en-CA"/>
        </w:rPr>
        <w:t>.</w:t>
      </w:r>
      <w:r>
        <w:rPr>
          <w:rFonts w:ascii="Times New Roman" w:eastAsia="Times New Roman" w:hAnsi="Times New Roman" w:cs="Times New Roman"/>
          <w:sz w:val="24"/>
          <w:szCs w:val="24"/>
          <w:lang w:eastAsia="en-CA"/>
        </w:rPr>
        <w:t xml:space="preserve"> Biomass could only be measured on shoots following transplant</w:t>
      </w:r>
      <w:r w:rsidR="008E0E0D">
        <w:rPr>
          <w:rFonts w:ascii="Times New Roman" w:eastAsia="Times New Roman" w:hAnsi="Times New Roman" w:cs="Times New Roman"/>
          <w:sz w:val="24"/>
          <w:szCs w:val="24"/>
          <w:lang w:eastAsia="en-CA"/>
        </w:rPr>
        <w:t xml:space="preserve"> but all shoots were swabbed before and after</w:t>
      </w:r>
      <w:r>
        <w:rPr>
          <w:rFonts w:ascii="Times New Roman" w:eastAsia="Times New Roman" w:hAnsi="Times New Roman" w:cs="Times New Roman"/>
          <w:sz w:val="24"/>
          <w:szCs w:val="24"/>
          <w:lang w:eastAsia="en-CA"/>
        </w:rPr>
        <w:t>.</w:t>
      </w:r>
      <w:r w:rsidRPr="003B2272">
        <w:rPr>
          <w:rFonts w:ascii="Times New Roman" w:eastAsia="Times New Roman" w:hAnsi="Times New Roman" w:cs="Times New Roman"/>
          <w:sz w:val="24"/>
          <w:szCs w:val="24"/>
          <w:lang w:eastAsia="en-CA"/>
        </w:rPr>
        <w:t xml:space="preserve"> Edge and Interior refer to high and low </w:t>
      </w:r>
      <w:r w:rsidRPr="00655F30">
        <w:rPr>
          <w:rFonts w:ascii="Times New Roman" w:eastAsia="Times New Roman" w:hAnsi="Times New Roman" w:cs="Times New Roman"/>
          <w:i/>
          <w:sz w:val="24"/>
          <w:szCs w:val="24"/>
          <w:lang w:eastAsia="en-CA"/>
        </w:rPr>
        <w:t>Smithora</w:t>
      </w:r>
      <w:r w:rsidRPr="003B2272">
        <w:rPr>
          <w:rFonts w:ascii="Times New Roman" w:eastAsia="Times New Roman" w:hAnsi="Times New Roman" w:cs="Times New Roman"/>
          <w:sz w:val="24"/>
          <w:szCs w:val="24"/>
          <w:lang w:eastAsia="en-CA"/>
        </w:rPr>
        <w:t xml:space="preserve"> load respectively</w:t>
      </w:r>
      <w:r w:rsidR="00F0369F">
        <w:rPr>
          <w:rFonts w:ascii="Times New Roman" w:eastAsia="Times New Roman" w:hAnsi="Times New Roman" w:cs="Times New Roman"/>
          <w:sz w:val="24"/>
          <w:szCs w:val="24"/>
          <w:lang w:eastAsia="en-CA"/>
        </w:rPr>
        <w:t xml:space="preserve"> (Figure 1C)</w:t>
      </w:r>
      <w:r w:rsidRPr="003B2272">
        <w:rPr>
          <w:rFonts w:ascii="Times New Roman" w:eastAsia="Times New Roman" w:hAnsi="Times New Roman" w:cs="Times New Roman"/>
          <w:sz w:val="24"/>
          <w:szCs w:val="24"/>
          <w:lang w:eastAsia="en-CA"/>
        </w:rPr>
        <w:t xml:space="preserve">, as well as their position in the seagrass meadow. </w:t>
      </w:r>
    </w:p>
    <w:p w14:paraId="605D382C" w14:textId="77777777" w:rsidR="00AE2248" w:rsidRPr="003B2272" w:rsidRDefault="00AE2248" w:rsidP="00AE2248">
      <w:pPr>
        <w:spacing w:line="240" w:lineRule="auto"/>
        <w:rPr>
          <w:rFonts w:ascii="Times New Roman" w:eastAsia="Times New Roman" w:hAnsi="Times New Roman" w:cs="Times New Roman"/>
          <w:sz w:val="24"/>
          <w:szCs w:val="24"/>
          <w:lang w:eastAsia="en-CA"/>
        </w:rPr>
      </w:pPr>
    </w:p>
    <w:p w14:paraId="7340C6C0" w14:textId="77777777" w:rsidR="00AE2248" w:rsidRPr="003B2272" w:rsidRDefault="00AE2248" w:rsidP="00AE2248">
      <w:pPr>
        <w:spacing w:line="240" w:lineRule="auto"/>
        <w:rPr>
          <w:rFonts w:ascii="Times New Roman" w:eastAsia="Times New Roman" w:hAnsi="Times New Roman" w:cs="Times New Roman"/>
          <w:b/>
          <w:sz w:val="24"/>
          <w:szCs w:val="24"/>
          <w:lang w:eastAsia="en-CA"/>
        </w:rPr>
      </w:pPr>
      <w:r w:rsidRPr="003B2272">
        <w:rPr>
          <w:rFonts w:ascii="Times New Roman" w:eastAsia="Times New Roman" w:hAnsi="Times New Roman" w:cs="Times New Roman"/>
          <w:b/>
          <w:sz w:val="24"/>
          <w:szCs w:val="24"/>
          <w:lang w:eastAsia="en-CA"/>
        </w:rPr>
        <w:t>Test and Treatments</w:t>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t>Measurement level</w:t>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t>Sample Size</w:t>
      </w:r>
      <w:r w:rsidRPr="003B2272">
        <w:rPr>
          <w:rFonts w:ascii="Times New Roman" w:eastAsia="Times New Roman" w:hAnsi="Times New Roman" w:cs="Times New Roman"/>
          <w:b/>
          <w:sz w:val="24"/>
          <w:szCs w:val="24"/>
          <w:lang w:eastAsia="en-CA"/>
        </w:rPr>
        <w:tab/>
      </w:r>
    </w:p>
    <w:p w14:paraId="17159AA1" w14:textId="77777777" w:rsidR="00AE2248" w:rsidRPr="003B2272" w:rsidRDefault="000D41EB" w:rsidP="00AE2248">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pict w14:anchorId="4E900593">
          <v:rect id="_x0000_i1025" style="width:0;height:1.5pt" o:hralign="center" o:hrstd="t" o:hr="t" fillcolor="#a0a0a0" stroked="f"/>
        </w:pict>
      </w:r>
    </w:p>
    <w:p w14:paraId="32D9D51A" w14:textId="77777777" w:rsidR="00AE2248" w:rsidRPr="003B2272" w:rsidRDefault="00AE2248" w:rsidP="00AE2248">
      <w:pPr>
        <w:spacing w:line="240" w:lineRule="auto"/>
        <w:rPr>
          <w:rFonts w:ascii="Times New Roman" w:eastAsia="Times New Roman" w:hAnsi="Times New Roman" w:cs="Times New Roman"/>
          <w:i/>
          <w:iCs/>
          <w:sz w:val="24"/>
          <w:szCs w:val="24"/>
          <w:lang w:eastAsia="en-CA"/>
        </w:rPr>
      </w:pPr>
      <w:r w:rsidRPr="00655F30">
        <w:rPr>
          <w:rFonts w:ascii="Times New Roman" w:eastAsia="Times New Roman" w:hAnsi="Times New Roman" w:cs="Times New Roman"/>
          <w:i/>
          <w:iCs/>
          <w:sz w:val="24"/>
          <w:szCs w:val="24"/>
          <w:lang w:eastAsia="en-CA"/>
        </w:rPr>
        <w:t>Smithora</w:t>
      </w:r>
      <w:r w:rsidRPr="003B2272">
        <w:rPr>
          <w:rFonts w:ascii="Times New Roman" w:eastAsia="Times New Roman" w:hAnsi="Times New Roman" w:cs="Times New Roman"/>
          <w:i/>
          <w:iCs/>
          <w:sz w:val="24"/>
          <w:szCs w:val="24"/>
          <w:lang w:eastAsia="en-CA"/>
        </w:rPr>
        <w:t xml:space="preserve"> Biomass</w:t>
      </w:r>
      <w:r>
        <w:rPr>
          <w:rFonts w:ascii="Times New Roman" w:eastAsia="Times New Roman" w:hAnsi="Times New Roman" w:cs="Times New Roman"/>
          <w:i/>
          <w:iCs/>
          <w:sz w:val="24"/>
          <w:szCs w:val="24"/>
          <w:lang w:eastAsia="en-CA"/>
        </w:rPr>
        <w:t xml:space="preserve"> &amp; Microbial Community</w:t>
      </w:r>
    </w:p>
    <w:p w14:paraId="69D10C47"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Experiment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13D0E4B9"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Experiment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4FE35A62"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Control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5</w:t>
      </w:r>
    </w:p>
    <w:p w14:paraId="600F3EE3"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Control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4</w:t>
      </w:r>
    </w:p>
    <w:p w14:paraId="43EC69C6"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w:t>
      </w:r>
      <w:r>
        <w:rPr>
          <w:rFonts w:ascii="Times New Roman" w:eastAsia="Times New Roman" w:hAnsi="Times New Roman" w:cs="Times New Roman"/>
          <w:iCs/>
          <w:sz w:val="24"/>
          <w:szCs w:val="24"/>
          <w:lang w:eastAsia="en-CA"/>
        </w:rPr>
        <w:t>dge Ambient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2</w:t>
      </w:r>
    </w:p>
    <w:p w14:paraId="5FA2AC91"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w:t>
      </w:r>
      <w:r>
        <w:rPr>
          <w:rFonts w:ascii="Times New Roman" w:eastAsia="Times New Roman" w:hAnsi="Times New Roman" w:cs="Times New Roman"/>
          <w:iCs/>
          <w:sz w:val="24"/>
          <w:szCs w:val="24"/>
          <w:lang w:eastAsia="en-CA"/>
        </w:rPr>
        <w:t>rior Ambient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2</w:t>
      </w:r>
    </w:p>
    <w:p w14:paraId="7EC31622" w14:textId="77777777" w:rsidR="00AE2248" w:rsidRPr="003B2272" w:rsidRDefault="00AE2248" w:rsidP="00AE2248">
      <w:pPr>
        <w:spacing w:line="240" w:lineRule="auto"/>
        <w:rPr>
          <w:rFonts w:ascii="Times New Roman" w:eastAsia="Times New Roman" w:hAnsi="Times New Roman" w:cs="Times New Roman"/>
          <w:i/>
          <w:iCs/>
          <w:sz w:val="24"/>
          <w:szCs w:val="24"/>
          <w:lang w:eastAsia="en-CA"/>
        </w:rPr>
      </w:pPr>
      <w:r>
        <w:rPr>
          <w:rFonts w:ascii="Times New Roman" w:eastAsia="Times New Roman" w:hAnsi="Times New Roman" w:cs="Times New Roman"/>
          <w:i/>
          <w:iCs/>
          <w:sz w:val="24"/>
          <w:szCs w:val="24"/>
          <w:lang w:eastAsia="en-CA"/>
        </w:rPr>
        <w:t xml:space="preserve">Just </w:t>
      </w:r>
      <w:r w:rsidRPr="003B2272">
        <w:rPr>
          <w:rFonts w:ascii="Times New Roman" w:eastAsia="Times New Roman" w:hAnsi="Times New Roman" w:cs="Times New Roman"/>
          <w:i/>
          <w:iCs/>
          <w:sz w:val="24"/>
          <w:szCs w:val="24"/>
          <w:lang w:eastAsia="en-CA"/>
        </w:rPr>
        <w:t>Microbial Community</w:t>
      </w:r>
    </w:p>
    <w:p w14:paraId="1D34FFEE"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Experiment 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154AFE64"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Experiment 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790E0D41"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Pr>
          <w:rFonts w:ascii="Times New Roman" w:eastAsia="Times New Roman" w:hAnsi="Times New Roman" w:cs="Times New Roman"/>
          <w:iCs/>
          <w:sz w:val="24"/>
          <w:szCs w:val="24"/>
          <w:lang w:eastAsia="en-CA"/>
        </w:rPr>
        <w:t xml:space="preserve">Edge Control </w:t>
      </w:r>
      <w:r w:rsidRPr="003B2272">
        <w:rPr>
          <w:rFonts w:ascii="Times New Roman" w:eastAsia="Times New Roman" w:hAnsi="Times New Roman" w:cs="Times New Roman"/>
          <w:iCs/>
          <w:sz w:val="24"/>
          <w:szCs w:val="24"/>
          <w:lang w:eastAsia="en-CA"/>
        </w:rPr>
        <w:t>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5</w:t>
      </w:r>
    </w:p>
    <w:p w14:paraId="2B1F6908" w14:textId="77777777" w:rsidR="00AE2248" w:rsidRDefault="00AE2248" w:rsidP="00AE2248">
      <w:pPr>
        <w:spacing w:line="240" w:lineRule="auto"/>
        <w:rPr>
          <w:rFonts w:ascii="Times New Roman" w:eastAsia="Times New Roman" w:hAnsi="Times New Roman" w:cs="Times New Roman"/>
          <w:iCs/>
          <w:sz w:val="24"/>
          <w:szCs w:val="24"/>
          <w:lang w:eastAsia="en-CA"/>
        </w:rPr>
      </w:pPr>
      <w:r>
        <w:rPr>
          <w:rFonts w:ascii="Times New Roman" w:eastAsia="Times New Roman" w:hAnsi="Times New Roman" w:cs="Times New Roman"/>
          <w:iCs/>
          <w:sz w:val="24"/>
          <w:szCs w:val="24"/>
          <w:lang w:eastAsia="en-CA"/>
        </w:rPr>
        <w:t xml:space="preserve">Interior Control </w:t>
      </w:r>
      <w:r w:rsidRPr="003B2272">
        <w:rPr>
          <w:rFonts w:ascii="Times New Roman" w:eastAsia="Times New Roman" w:hAnsi="Times New Roman" w:cs="Times New Roman"/>
          <w:iCs/>
          <w:sz w:val="24"/>
          <w:szCs w:val="24"/>
          <w:lang w:eastAsia="en-CA"/>
        </w:rPr>
        <w:t>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4</w:t>
      </w:r>
    </w:p>
    <w:p w14:paraId="1829AA61" w14:textId="77777777" w:rsidR="00AE2248" w:rsidRPr="003B2272" w:rsidRDefault="00AE2248" w:rsidP="00AE2248">
      <w:pPr>
        <w:spacing w:line="240" w:lineRule="auto"/>
        <w:contextualSpacing/>
        <w:rPr>
          <w:sz w:val="24"/>
          <w:szCs w:val="24"/>
        </w:rPr>
      </w:pPr>
      <w:r w:rsidRPr="003B2272">
        <w:rPr>
          <w:rFonts w:ascii="Times New Roman" w:hAnsi="Times New Roman" w:cs="Times New Roman"/>
          <w:sz w:val="24"/>
          <w:szCs w:val="24"/>
        </w:rPr>
        <w:tab/>
      </w:r>
      <w:r w:rsidRPr="003B2272">
        <w:rPr>
          <w:rFonts w:ascii="Times New Roman" w:hAnsi="Times New Roman" w:cs="Times New Roman"/>
          <w:sz w:val="24"/>
          <w:szCs w:val="24"/>
        </w:rPr>
        <w:tab/>
      </w:r>
      <w:r w:rsidRPr="003B2272">
        <w:rPr>
          <w:rFonts w:ascii="Times New Roman" w:hAnsi="Times New Roman" w:cs="Times New Roman"/>
          <w:sz w:val="24"/>
          <w:szCs w:val="24"/>
        </w:rPr>
        <w:tab/>
      </w:r>
      <w:r w:rsidRPr="003B2272">
        <w:rPr>
          <w:rFonts w:ascii="Times New Roman" w:hAnsi="Times New Roman" w:cs="Times New Roman"/>
          <w:sz w:val="24"/>
          <w:szCs w:val="24"/>
        </w:rPr>
        <w:tab/>
      </w:r>
    </w:p>
    <w:p w14:paraId="1DE58D03"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6A74BB0A"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4CD91CFD"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11D184BD" w14:textId="77777777" w:rsidR="00F0369F" w:rsidRDefault="00F0369F">
      <w:pPr>
        <w:rPr>
          <w:ins w:id="4" w:author="Mary O'Connor" w:date="2018-01-09T17:42:00Z"/>
          <w:rFonts w:ascii="Times New Roman" w:eastAsia="Times New Roman" w:hAnsi="Times New Roman" w:cs="Times New Roman"/>
          <w:b/>
          <w:sz w:val="24"/>
          <w:szCs w:val="24"/>
        </w:rPr>
      </w:pPr>
      <w:ins w:id="5" w:author="Mary O'Connor" w:date="2018-01-09T17:42:00Z">
        <w:r>
          <w:rPr>
            <w:rFonts w:ascii="Times New Roman" w:eastAsia="Times New Roman" w:hAnsi="Times New Roman" w:cs="Times New Roman"/>
            <w:b/>
            <w:sz w:val="24"/>
            <w:szCs w:val="24"/>
          </w:rPr>
          <w:br w:type="page"/>
        </w:r>
      </w:ins>
    </w:p>
    <w:p w14:paraId="5E81495B" w14:textId="0429AE4E" w:rsidR="00B67AE5" w:rsidRDefault="00F769ED">
      <w:pPr>
        <w:pStyle w:val="Normal1"/>
        <w:widowControl w:val="0"/>
        <w:spacing w:after="160" w:line="259" w:lineRule="auto"/>
        <w:rPr>
          <w:ins w:id="6" w:author="Gwendolyn Griffiths" w:date="2018-01-22T03:53:00Z"/>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D50C41">
        <w:rPr>
          <w:rFonts w:ascii="Times New Roman" w:eastAsia="Times New Roman" w:hAnsi="Times New Roman" w:cs="Times New Roman"/>
          <w:b/>
          <w:sz w:val="24"/>
          <w:szCs w:val="24"/>
        </w:rPr>
        <w:t>2</w:t>
      </w:r>
      <w:r w:rsidR="00803B3B">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Conditions at the two experimental transplant sites (WF and IA) </w:t>
      </w:r>
      <w:commentRangeStart w:id="7"/>
      <w:commentRangeStart w:id="8"/>
      <w:r w:rsidR="00012819">
        <w:rPr>
          <w:rFonts w:ascii="Times New Roman" w:eastAsia="Times New Roman" w:hAnsi="Times New Roman" w:cs="Times New Roman"/>
          <w:sz w:val="24"/>
          <w:szCs w:val="24"/>
        </w:rPr>
        <w:t>before the experiment</w:t>
      </w:r>
      <w:r w:rsidR="00CB0C01">
        <w:rPr>
          <w:rFonts w:ascii="Times New Roman" w:eastAsia="Times New Roman" w:hAnsi="Times New Roman" w:cs="Times New Roman"/>
          <w:sz w:val="24"/>
          <w:szCs w:val="24"/>
        </w:rPr>
        <w:t xml:space="preserve"> </w:t>
      </w:r>
      <w:commentRangeEnd w:id="7"/>
      <w:r w:rsidR="00CB0C01">
        <w:rPr>
          <w:rStyle w:val="CommentReference"/>
        </w:rPr>
        <w:commentReference w:id="7"/>
      </w:r>
      <w:commentRangeEnd w:id="8"/>
      <w:r w:rsidR="00B05D43">
        <w:rPr>
          <w:rStyle w:val="CommentReference"/>
        </w:rPr>
        <w:commentReference w:id="8"/>
      </w:r>
      <w:r w:rsidR="00F0369F">
        <w:rPr>
          <w:rFonts w:ascii="Times New Roman" w:eastAsia="Times New Roman" w:hAnsi="Times New Roman" w:cs="Times New Roman"/>
          <w:sz w:val="24"/>
          <w:szCs w:val="24"/>
        </w:rPr>
        <w:t>in June 2015</w:t>
      </w:r>
      <w:r w:rsidR="00012819">
        <w:rPr>
          <w:rFonts w:ascii="Times New Roman" w:eastAsia="Times New Roman" w:hAnsi="Times New Roman" w:cs="Times New Roman"/>
          <w:sz w:val="24"/>
          <w:szCs w:val="24"/>
        </w:rPr>
        <w:t xml:space="preserve">. </w:t>
      </w:r>
      <w:r w:rsidR="00643EE3">
        <w:rPr>
          <w:rFonts w:ascii="Times New Roman" w:eastAsia="Times New Roman" w:hAnsi="Times New Roman" w:cs="Times New Roman"/>
          <w:sz w:val="24"/>
          <w:szCs w:val="24"/>
        </w:rPr>
        <w:t>For six replicate samples of 0.0625 m</w:t>
      </w:r>
      <w:r w:rsidR="00643EE3">
        <w:rPr>
          <w:rFonts w:ascii="Times New Roman" w:eastAsia="Times New Roman" w:hAnsi="Times New Roman" w:cs="Times New Roman"/>
          <w:sz w:val="24"/>
          <w:szCs w:val="24"/>
          <w:vertAlign w:val="superscript"/>
        </w:rPr>
        <w:t>2</w:t>
      </w:r>
      <w:r w:rsidR="00643EE3">
        <w:rPr>
          <w:rFonts w:ascii="Times New Roman" w:eastAsia="Times New Roman" w:hAnsi="Times New Roman" w:cs="Times New Roman"/>
          <w:sz w:val="24"/>
          <w:szCs w:val="24"/>
        </w:rPr>
        <w:t xml:space="preserve"> of seagrass meadow, A) </w:t>
      </w:r>
      <w:r w:rsidR="00643EE3" w:rsidRPr="00643EE3">
        <w:rPr>
          <w:rFonts w:ascii="Times New Roman" w:eastAsia="Times New Roman" w:hAnsi="Times New Roman" w:cs="Times New Roman"/>
          <w:i/>
          <w:sz w:val="24"/>
          <w:szCs w:val="24"/>
        </w:rPr>
        <w:t>Z. marina</w:t>
      </w:r>
      <w:r w:rsidR="00643EE3">
        <w:rPr>
          <w:rFonts w:ascii="Times New Roman" w:eastAsia="Times New Roman" w:hAnsi="Times New Roman" w:cs="Times New Roman"/>
          <w:sz w:val="24"/>
          <w:szCs w:val="24"/>
        </w:rPr>
        <w:t xml:space="preserve"> dry weight of above ground biomass, </w:t>
      </w:r>
      <w:r w:rsidR="00C47E8B">
        <w:rPr>
          <w:rFonts w:ascii="Times New Roman" w:eastAsia="Times New Roman" w:hAnsi="Times New Roman" w:cs="Times New Roman"/>
          <w:sz w:val="24"/>
          <w:szCs w:val="24"/>
        </w:rPr>
        <w:t>B</w:t>
      </w:r>
      <w:r w:rsidR="00643EE3">
        <w:rPr>
          <w:rFonts w:ascii="Times New Roman" w:eastAsia="Times New Roman" w:hAnsi="Times New Roman" w:cs="Times New Roman"/>
          <w:sz w:val="24"/>
          <w:szCs w:val="24"/>
        </w:rPr>
        <w:t xml:space="preserve">) </w:t>
      </w:r>
      <w:r w:rsidRPr="00643EE3">
        <w:rPr>
          <w:rFonts w:ascii="Times New Roman" w:eastAsia="Times New Roman" w:hAnsi="Times New Roman" w:cs="Times New Roman"/>
          <w:i/>
          <w:sz w:val="24"/>
          <w:szCs w:val="24"/>
        </w:rPr>
        <w:t>Smithora</w:t>
      </w:r>
      <w:r>
        <w:rPr>
          <w:rFonts w:ascii="Times New Roman" w:eastAsia="Times New Roman" w:hAnsi="Times New Roman" w:cs="Times New Roman"/>
          <w:sz w:val="24"/>
          <w:szCs w:val="24"/>
        </w:rPr>
        <w:t xml:space="preserve"> </w:t>
      </w:r>
      <w:r w:rsidR="00C47E8B">
        <w:rPr>
          <w:rFonts w:ascii="Times New Roman" w:eastAsia="Times New Roman" w:hAnsi="Times New Roman" w:cs="Times New Roman"/>
          <w:sz w:val="24"/>
          <w:szCs w:val="24"/>
        </w:rPr>
        <w:t xml:space="preserve">dry weight </w:t>
      </w:r>
      <w:r>
        <w:rPr>
          <w:rFonts w:ascii="Times New Roman" w:eastAsia="Times New Roman" w:hAnsi="Times New Roman" w:cs="Times New Roman"/>
          <w:sz w:val="24"/>
          <w:szCs w:val="24"/>
        </w:rPr>
        <w:t xml:space="preserve">biomass </w:t>
      </w:r>
      <w:r w:rsidR="00643EE3">
        <w:rPr>
          <w:rFonts w:ascii="Times New Roman" w:eastAsia="Times New Roman" w:hAnsi="Times New Roman" w:cs="Times New Roman"/>
          <w:sz w:val="24"/>
          <w:szCs w:val="24"/>
        </w:rPr>
        <w:t xml:space="preserve">(per </w:t>
      </w:r>
      <w:r w:rsidR="00643EE3">
        <w:rPr>
          <w:rFonts w:ascii="Times New Roman" w:eastAsia="Times New Roman" w:hAnsi="Times New Roman" w:cs="Times New Roman"/>
          <w:i/>
          <w:sz w:val="24"/>
          <w:szCs w:val="24"/>
        </w:rPr>
        <w:t>Z. marina</w:t>
      </w:r>
      <w:r w:rsidR="00E77301">
        <w:rPr>
          <w:rFonts w:ascii="Times New Roman" w:eastAsia="Times New Roman" w:hAnsi="Times New Roman" w:cs="Times New Roman"/>
          <w:sz w:val="24"/>
          <w:szCs w:val="24"/>
        </w:rPr>
        <w:t xml:space="preserve"> shoot biomass)</w:t>
      </w:r>
      <w:r w:rsidR="00012819">
        <w:rPr>
          <w:rFonts w:ascii="Times New Roman" w:eastAsia="Times New Roman" w:hAnsi="Times New Roman" w:cs="Times New Roman"/>
          <w:sz w:val="24"/>
          <w:szCs w:val="24"/>
        </w:rPr>
        <w:t xml:space="preserve"> </w:t>
      </w:r>
      <w:r w:rsidR="00C47E8B">
        <w:rPr>
          <w:rFonts w:ascii="Times New Roman" w:eastAsia="Times New Roman" w:hAnsi="Times New Roman" w:cs="Times New Roman"/>
          <w:sz w:val="24"/>
          <w:szCs w:val="24"/>
        </w:rPr>
        <w:t>C</w:t>
      </w:r>
      <w:r w:rsidR="00D50C41">
        <w:rPr>
          <w:rFonts w:ascii="Times New Roman" w:eastAsia="Times New Roman" w:hAnsi="Times New Roman" w:cs="Times New Roman"/>
          <w:sz w:val="24"/>
          <w:szCs w:val="24"/>
        </w:rPr>
        <w:t>) grazer abundance</w:t>
      </w:r>
      <w:r w:rsidR="00C47E8B">
        <w:rPr>
          <w:rFonts w:ascii="Times New Roman" w:eastAsia="Times New Roman" w:hAnsi="Times New Roman" w:cs="Times New Roman"/>
          <w:sz w:val="24"/>
          <w:szCs w:val="24"/>
        </w:rPr>
        <w:t xml:space="preserve"> / g</w:t>
      </w:r>
      <w:ins w:id="9" w:author="Mary O'Connor" w:date="2018-01-09T19:41:00Z">
        <w:r w:rsidR="005E6CC0">
          <w:rPr>
            <w:rFonts w:ascii="Times New Roman" w:eastAsia="Times New Roman" w:hAnsi="Times New Roman" w:cs="Times New Roman"/>
            <w:sz w:val="24"/>
            <w:szCs w:val="24"/>
          </w:rPr>
          <w:t xml:space="preserve"> eelgrass</w:t>
        </w:r>
      </w:ins>
      <w:r w:rsidR="00C47E8B">
        <w:rPr>
          <w:rFonts w:ascii="Times New Roman" w:eastAsia="Times New Roman" w:hAnsi="Times New Roman" w:cs="Times New Roman"/>
          <w:sz w:val="24"/>
          <w:szCs w:val="24"/>
        </w:rPr>
        <w:t xml:space="preserve"> shoots, and D) seagrass surface bacterial assemblages</w:t>
      </w:r>
      <w:r w:rsidR="00012819">
        <w:rPr>
          <w:rFonts w:ascii="Times New Roman" w:eastAsia="Times New Roman" w:hAnsi="Times New Roman" w:cs="Times New Roman"/>
          <w:sz w:val="24"/>
          <w:szCs w:val="24"/>
        </w:rPr>
        <w:t xml:space="preserve"> varied significantly. See appendix for grazer composition comparison.</w:t>
      </w:r>
    </w:p>
    <w:p w14:paraId="4E10A726" w14:textId="31A948CA" w:rsidR="00AC4E2E" w:rsidRDefault="00AC4E2E">
      <w:pPr>
        <w:pStyle w:val="Normal1"/>
        <w:widowControl w:val="0"/>
        <w:spacing w:after="160" w:line="259" w:lineRule="auto"/>
        <w:rPr>
          <w:rFonts w:ascii="Times New Roman" w:eastAsia="Times New Roman" w:hAnsi="Times New Roman" w:cs="Times New Roman"/>
          <w:sz w:val="24"/>
          <w:szCs w:val="24"/>
        </w:rPr>
      </w:pPr>
      <w:ins w:id="10" w:author="Gwendolyn Griffiths" w:date="2018-01-22T03:53:00Z">
        <w:r>
          <w:rPr>
            <w:rFonts w:ascii="Times New Roman" w:eastAsia="Times New Roman" w:hAnsi="Times New Roman" w:cs="Times New Roman"/>
            <w:sz w:val="24"/>
            <w:szCs w:val="24"/>
          </w:rPr>
          <w:t>ADD main titles to grazer graph or at least makefont consistent with other graphs**</w:t>
        </w:r>
      </w:ins>
    </w:p>
    <w:p w14:paraId="3F5AB64C" w14:textId="68839575" w:rsidR="009B4D29" w:rsidRDefault="000D21F2">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CAF7FC" w14:textId="75350011" w:rsidR="00CF0970" w:rsidRDefault="00CF097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FFB26C" wp14:editId="71EBB6A6">
            <wp:extent cx="2227580" cy="22275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dwt.jpg"/>
                    <pic:cNvPicPr/>
                  </pic:nvPicPr>
                  <pic:blipFill>
                    <a:blip r:embed="rId13">
                      <a:extLst>
                        <a:ext uri="{28A0092B-C50C-407E-A947-70E740481C1C}">
                          <a14:useLocalDpi xmlns:a14="http://schemas.microsoft.com/office/drawing/2010/main" val="0"/>
                        </a:ext>
                      </a:extLst>
                    </a:blip>
                    <a:stretch>
                      <a:fillRect/>
                    </a:stretch>
                  </pic:blipFill>
                  <pic:spPr>
                    <a:xfrm>
                      <a:off x="0" y="0"/>
                      <a:ext cx="2227580" cy="2227580"/>
                    </a:xfrm>
                    <a:prstGeom prst="rect">
                      <a:avLst/>
                    </a:prstGeom>
                  </pic:spPr>
                </pic:pic>
              </a:graphicData>
            </a:graphic>
          </wp:inline>
        </w:drawing>
      </w:r>
      <w:r w:rsidR="00250924">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D5079F3" wp14:editId="548FA240">
            <wp:extent cx="2296160" cy="229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ora.jpg"/>
                    <pic:cNvPicPr/>
                  </pic:nvPicPr>
                  <pic:blipFill>
                    <a:blip r:embed="rId14">
                      <a:extLst>
                        <a:ext uri="{28A0092B-C50C-407E-A947-70E740481C1C}">
                          <a14:useLocalDpi xmlns:a14="http://schemas.microsoft.com/office/drawing/2010/main" val="0"/>
                        </a:ext>
                      </a:extLst>
                    </a:blip>
                    <a:stretch>
                      <a:fillRect/>
                    </a:stretch>
                  </pic:blipFill>
                  <pic:spPr>
                    <a:xfrm>
                      <a:off x="0" y="0"/>
                      <a:ext cx="2296160" cy="2296160"/>
                    </a:xfrm>
                    <a:prstGeom prst="rect">
                      <a:avLst/>
                    </a:prstGeom>
                  </pic:spPr>
                </pic:pic>
              </a:graphicData>
            </a:graphic>
          </wp:inline>
        </w:drawing>
      </w:r>
    </w:p>
    <w:p w14:paraId="579648B7" w14:textId="1D4511F8" w:rsidR="00B44D11" w:rsidRDefault="00B44D11">
      <w:pPr>
        <w:pStyle w:val="Normal1"/>
        <w:widowControl w:val="0"/>
        <w:spacing w:after="160" w:line="259" w:lineRule="auto"/>
        <w:rPr>
          <w:rFonts w:ascii="Times New Roman" w:eastAsia="Times New Roman" w:hAnsi="Times New Roman" w:cs="Times New Roman"/>
          <w:sz w:val="24"/>
          <w:szCs w:val="24"/>
        </w:rPr>
      </w:pPr>
    </w:p>
    <w:p w14:paraId="3FE2556B" w14:textId="7DCF22FE" w:rsidR="00ED0B95" w:rsidRDefault="00B97307">
      <w:pPr>
        <w:pStyle w:val="Normal1"/>
        <w:widowControl w:val="0"/>
        <w:spacing w:after="160" w:line="259" w:lineRule="auto"/>
        <w:rPr>
          <w:rFonts w:ascii="Times New Roman" w:eastAsia="Times New Roman" w:hAnsi="Times New Roman" w:cs="Times New Roman"/>
          <w:sz w:val="24"/>
          <w:szCs w:val="24"/>
        </w:rPr>
      </w:pPr>
      <w:commentRangeStart w:id="11"/>
      <w:commentRangeStart w:id="12"/>
      <w:r w:rsidRPr="00F0369F">
        <w:rPr>
          <w:rFonts w:ascii="Times New Roman" w:eastAsia="Times New Roman" w:hAnsi="Times New Roman" w:cs="Times New Roman"/>
          <w:noProof/>
          <w:sz w:val="24"/>
          <w:szCs w:val="24"/>
        </w:rPr>
        <w:drawing>
          <wp:inline distT="0" distB="0" distL="0" distR="0" wp14:anchorId="7CF39803" wp14:editId="75DF343F">
            <wp:extent cx="2424897" cy="189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InvertebrateAbundancesJustJuly_V2_Dec15_2017.jpeg"/>
                    <pic:cNvPicPr/>
                  </pic:nvPicPr>
                  <pic:blipFill>
                    <a:blip r:embed="rId15"/>
                    <a:stretch>
                      <a:fillRect/>
                    </a:stretch>
                  </pic:blipFill>
                  <pic:spPr>
                    <a:xfrm>
                      <a:off x="0" y="0"/>
                      <a:ext cx="2425270" cy="1900212"/>
                    </a:xfrm>
                    <a:prstGeom prst="rect">
                      <a:avLst/>
                    </a:prstGeom>
                  </pic:spPr>
                </pic:pic>
              </a:graphicData>
            </a:graphic>
          </wp:inline>
        </w:drawing>
      </w:r>
      <w:commentRangeEnd w:id="11"/>
      <w:r w:rsidR="005E6CC0">
        <w:rPr>
          <w:rStyle w:val="CommentReference"/>
        </w:rPr>
        <w:commentReference w:id="11"/>
      </w:r>
      <w:bookmarkStart w:id="13" w:name="_GoBack"/>
      <w:bookmarkEnd w:id="13"/>
      <w:commentRangeEnd w:id="12"/>
      <w:r w:rsidR="008A1DEA">
        <w:rPr>
          <w:rStyle w:val="CommentReference"/>
        </w:rPr>
        <w:commentReference w:id="12"/>
      </w:r>
    </w:p>
    <w:p w14:paraId="030F2456" w14:textId="0E7E6A8E" w:rsidR="00ED0B95" w:rsidRDefault="00ED0B95">
      <w:pPr>
        <w:pStyle w:val="Normal1"/>
        <w:widowControl w:val="0"/>
        <w:spacing w:after="160" w:line="259" w:lineRule="auto"/>
        <w:rPr>
          <w:rFonts w:ascii="Times New Roman" w:eastAsia="Times New Roman" w:hAnsi="Times New Roman" w:cs="Times New Roman"/>
          <w:sz w:val="24"/>
          <w:szCs w:val="24"/>
        </w:rPr>
      </w:pPr>
    </w:p>
    <w:p w14:paraId="4F87CA9B" w14:textId="1F3A3C57" w:rsidR="00B67AE5" w:rsidRDefault="00FE45CC">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3F793F4" wp14:editId="38401CAB">
            <wp:extent cx="3314700" cy="220484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ithoraBefore.JPG"/>
                    <pic:cNvPicPr/>
                  </pic:nvPicPr>
                  <pic:blipFill>
                    <a:blip r:embed="rId16"/>
                    <a:stretch>
                      <a:fillRect/>
                    </a:stretch>
                  </pic:blipFill>
                  <pic:spPr>
                    <a:xfrm>
                      <a:off x="0" y="0"/>
                      <a:ext cx="3314700" cy="2204842"/>
                    </a:xfrm>
                    <a:prstGeom prst="rect">
                      <a:avLst/>
                    </a:prstGeom>
                  </pic:spPr>
                </pic:pic>
              </a:graphicData>
            </a:graphic>
          </wp:inline>
        </w:drawing>
      </w:r>
    </w:p>
    <w:p w14:paraId="277473FA" w14:textId="7EA38737" w:rsidR="00B67AE5" w:rsidDel="00AC4E2E" w:rsidRDefault="005E6CC0">
      <w:pPr>
        <w:pStyle w:val="Normal1"/>
        <w:widowControl w:val="0"/>
        <w:spacing w:after="160" w:line="259" w:lineRule="auto"/>
        <w:rPr>
          <w:del w:id="14" w:author="Gwendolyn Griffiths" w:date="2018-01-22T03:53:00Z"/>
          <w:rFonts w:ascii="Times New Roman" w:eastAsia="Times New Roman" w:hAnsi="Times New Roman" w:cs="Times New Roman"/>
          <w:b/>
          <w:sz w:val="24"/>
          <w:szCs w:val="24"/>
        </w:rPr>
      </w:pPr>
      <w:ins w:id="15" w:author="Mary O'Connor" w:date="2018-01-09T19:42:00Z">
        <w:del w:id="16" w:author="Gwendolyn Griffiths" w:date="2018-01-22T03:53:00Z">
          <w:r w:rsidDel="00AC4E2E">
            <w:rPr>
              <w:rFonts w:ascii="Times New Roman" w:eastAsia="Times New Roman" w:hAnsi="Times New Roman" w:cs="Times New Roman"/>
              <w:b/>
              <w:sz w:val="24"/>
              <w:szCs w:val="24"/>
            </w:rPr>
            <w:delText>can this panel have a main title or legend, so it’s immediately clear that it’s grazers? And, somewhere (appendix) do we give the species driving these differences?</w:delText>
          </w:r>
        </w:del>
      </w:ins>
    </w:p>
    <w:p w14:paraId="26B13300" w14:textId="77777777" w:rsidR="00CA4604" w:rsidRDefault="00CA4604">
      <w:pPr>
        <w:pStyle w:val="Normal1"/>
        <w:widowControl w:val="0"/>
        <w:spacing w:after="160" w:line="259" w:lineRule="auto"/>
        <w:rPr>
          <w:rFonts w:ascii="Times New Roman" w:eastAsia="Times New Roman" w:hAnsi="Times New Roman" w:cs="Times New Roman"/>
          <w:b/>
          <w:sz w:val="24"/>
          <w:szCs w:val="24"/>
        </w:rPr>
      </w:pPr>
    </w:p>
    <w:p w14:paraId="6D7D0196" w14:textId="77777777" w:rsidR="00F0369F" w:rsidRDefault="00F0369F">
      <w:pPr>
        <w:rPr>
          <w:ins w:id="17" w:author="Mary O'Connor" w:date="2018-01-09T17:41:00Z"/>
          <w:rFonts w:ascii="Times New Roman" w:eastAsia="Times New Roman" w:hAnsi="Times New Roman" w:cs="Times New Roman"/>
          <w:b/>
          <w:sz w:val="24"/>
          <w:szCs w:val="24"/>
        </w:rPr>
      </w:pPr>
      <w:ins w:id="18" w:author="Mary O'Connor" w:date="2018-01-09T17:41:00Z">
        <w:r>
          <w:rPr>
            <w:rFonts w:ascii="Times New Roman" w:eastAsia="Times New Roman" w:hAnsi="Times New Roman" w:cs="Times New Roman"/>
            <w:b/>
            <w:sz w:val="24"/>
            <w:szCs w:val="24"/>
          </w:rPr>
          <w:br w:type="page"/>
        </w:r>
      </w:ins>
    </w:p>
    <w:p w14:paraId="49836DBC" w14:textId="14B1364E" w:rsidR="00B67AE5" w:rsidRDefault="00F769E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5605DD">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Final </w:t>
      </w:r>
      <w:r w:rsidR="00012819">
        <w:rPr>
          <w:rFonts w:ascii="Times New Roman" w:eastAsia="Times New Roman" w:hAnsi="Times New Roman" w:cs="Times New Roman"/>
          <w:i/>
          <w:sz w:val="24"/>
          <w:szCs w:val="24"/>
        </w:rPr>
        <w:t>Smithora</w:t>
      </w:r>
      <w:r w:rsidR="00012819">
        <w:rPr>
          <w:rFonts w:ascii="Times New Roman" w:eastAsia="Times New Roman" w:hAnsi="Times New Roman" w:cs="Times New Roman"/>
          <w:sz w:val="24"/>
          <w:szCs w:val="24"/>
        </w:rPr>
        <w:t xml:space="preserve"> abundance (g / g </w:t>
      </w:r>
      <w:r w:rsidR="00012819" w:rsidRPr="00B73832">
        <w:rPr>
          <w:rFonts w:ascii="Times New Roman" w:eastAsia="Times New Roman" w:hAnsi="Times New Roman" w:cs="Times New Roman"/>
          <w:i/>
          <w:sz w:val="24"/>
          <w:szCs w:val="24"/>
        </w:rPr>
        <w:t>Zostera</w:t>
      </w:r>
      <w:r w:rsidR="00012819">
        <w:rPr>
          <w:rFonts w:ascii="Times New Roman" w:eastAsia="Times New Roman" w:hAnsi="Times New Roman" w:cs="Times New Roman"/>
          <w:sz w:val="24"/>
          <w:szCs w:val="24"/>
        </w:rPr>
        <w:t xml:space="preserve"> dry wt) for experimental and control shoots in the reciprocal transplant experiment. </w:t>
      </w:r>
      <w:r w:rsidR="00CA12BB">
        <w:rPr>
          <w:rFonts w:ascii="Times New Roman" w:eastAsia="Times New Roman" w:hAnsi="Times New Roman" w:cs="Times New Roman"/>
          <w:sz w:val="24"/>
          <w:szCs w:val="24"/>
        </w:rPr>
        <w:t>Box indicates mean and 1 standard deviation</w:t>
      </w:r>
      <w:r w:rsidR="00931099">
        <w:rPr>
          <w:rFonts w:ascii="Times New Roman" w:eastAsia="Times New Roman" w:hAnsi="Times New Roman" w:cs="Times New Roman"/>
          <w:sz w:val="24"/>
          <w:szCs w:val="24"/>
        </w:rPr>
        <w:t xml:space="preserve">. </w:t>
      </w:r>
    </w:p>
    <w:p w14:paraId="5215970B"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2EA18B48" w14:textId="7564B43F" w:rsidR="00903091" w:rsidRDefault="000D0352">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63BFF6" wp14:editId="592411A3">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150615B"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23B3AA2A"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19F19F24"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18108206" w14:textId="6E1DA441" w:rsidR="00ED0B95" w:rsidRDefault="001B1CE5" w:rsidP="009A5F30">
      <w:pPr>
        <w:pStyle w:val="Normal1"/>
        <w:widowControl w:val="0"/>
        <w:spacing w:after="160" w:line="259" w:lineRule="auto"/>
        <w:rPr>
          <w:ins w:id="19" w:author="Mary O'Connor" w:date="2018-01-09T19:59:00Z"/>
          <w:rFonts w:ascii="Times New Roman" w:eastAsia="Times New Roman" w:hAnsi="Times New Roman" w:cs="Times New Roman"/>
          <w:b/>
          <w:sz w:val="24"/>
          <w:szCs w:val="24"/>
        </w:rPr>
      </w:pPr>
      <w:ins w:id="20" w:author="Mary O'Connor" w:date="2018-01-09T19:59:00Z">
        <w:r>
          <w:rPr>
            <w:rFonts w:ascii="Times New Roman" w:eastAsia="Times New Roman" w:hAnsi="Times New Roman" w:cs="Times New Roman"/>
            <w:b/>
            <w:sz w:val="24"/>
            <w:szCs w:val="24"/>
          </w:rPr>
          <w:t xml:space="preserve">my notes: so, the shoots with more smithora from the edge did not lose it, or gain more. So lack of grazers in interior doesn’t explain trends. Smithora from interior gained it, suggesting colonization was the factor (eliminating grazing). </w:t>
        </w:r>
      </w:ins>
    </w:p>
    <w:p w14:paraId="3A4B197D" w14:textId="77777777" w:rsidR="001B1CE5" w:rsidRDefault="001B1CE5" w:rsidP="009A5F30">
      <w:pPr>
        <w:pStyle w:val="Normal1"/>
        <w:widowControl w:val="0"/>
        <w:spacing w:after="160" w:line="259" w:lineRule="auto"/>
        <w:rPr>
          <w:ins w:id="21" w:author="Mary O'Connor" w:date="2018-01-09T19:59:00Z"/>
          <w:rFonts w:ascii="Times New Roman" w:eastAsia="Times New Roman" w:hAnsi="Times New Roman" w:cs="Times New Roman"/>
          <w:b/>
          <w:sz w:val="24"/>
          <w:szCs w:val="24"/>
        </w:rPr>
      </w:pPr>
    </w:p>
    <w:p w14:paraId="02333546" w14:textId="796F890B" w:rsidR="001B1CE5" w:rsidRDefault="001B1CE5" w:rsidP="009A5F30">
      <w:pPr>
        <w:pStyle w:val="Normal1"/>
        <w:widowControl w:val="0"/>
        <w:spacing w:after="160" w:line="259" w:lineRule="auto"/>
        <w:rPr>
          <w:rFonts w:ascii="Times New Roman" w:eastAsia="Times New Roman" w:hAnsi="Times New Roman" w:cs="Times New Roman"/>
          <w:b/>
          <w:sz w:val="24"/>
          <w:szCs w:val="24"/>
        </w:rPr>
      </w:pPr>
      <w:ins w:id="22" w:author="Mary O'Connor" w:date="2018-01-09T19:59:00Z">
        <w:r>
          <w:rPr>
            <w:rFonts w:ascii="Times New Roman" w:eastAsia="Times New Roman" w:hAnsi="Times New Roman" w:cs="Times New Roman"/>
            <w:b/>
            <w:sz w:val="24"/>
            <w:szCs w:val="24"/>
          </w:rPr>
          <w:t xml:space="preserve">We can consider colonization as propagule supply, or as bacterial environment (shoot characteristics). </w:t>
        </w:r>
      </w:ins>
    </w:p>
    <w:p w14:paraId="56B4A0B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0E5483C2"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29B834C3"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6977E4E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34898ED5"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33D91EF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63321DE1" w14:textId="77777777" w:rsidR="00F0369F" w:rsidRDefault="00F0369F">
      <w:pPr>
        <w:rPr>
          <w:ins w:id="23" w:author="Mary O'Connor" w:date="2018-01-09T17:41:00Z"/>
          <w:rFonts w:ascii="Times New Roman" w:eastAsia="Times New Roman" w:hAnsi="Times New Roman" w:cs="Times New Roman"/>
          <w:b/>
          <w:sz w:val="24"/>
          <w:szCs w:val="24"/>
        </w:rPr>
      </w:pPr>
      <w:ins w:id="24" w:author="Mary O'Connor" w:date="2018-01-09T17:41:00Z">
        <w:r>
          <w:rPr>
            <w:rFonts w:ascii="Times New Roman" w:eastAsia="Times New Roman" w:hAnsi="Times New Roman" w:cs="Times New Roman"/>
            <w:b/>
            <w:sz w:val="24"/>
            <w:szCs w:val="24"/>
          </w:rPr>
          <w:br w:type="page"/>
        </w:r>
      </w:ins>
    </w:p>
    <w:p w14:paraId="0F4FF8C2" w14:textId="0DAA8EBA" w:rsidR="009A5F30" w:rsidRDefault="009A5F30"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4</w:t>
      </w:r>
      <w:r>
        <w:rPr>
          <w:rFonts w:ascii="Times New Roman" w:eastAsia="Times New Roman" w:hAnsi="Times New Roman" w:cs="Times New Roman"/>
          <w:sz w:val="24"/>
          <w:szCs w:val="24"/>
        </w:rPr>
        <w:t xml:space="preserve">. Bacterial assemblages after transplant </w:t>
      </w:r>
      <w:r w:rsidR="00B73E8C">
        <w:rPr>
          <w:rFonts w:ascii="Times New Roman" w:eastAsia="Times New Roman" w:hAnsi="Times New Roman" w:cs="Times New Roman"/>
          <w:sz w:val="24"/>
          <w:szCs w:val="24"/>
        </w:rPr>
        <w:t>with treatments indicated</w:t>
      </w:r>
      <w:r>
        <w:rPr>
          <w:rFonts w:ascii="Times New Roman" w:eastAsia="Times New Roman" w:hAnsi="Times New Roman" w:cs="Times New Roman"/>
          <w:sz w:val="24"/>
          <w:szCs w:val="24"/>
        </w:rPr>
        <w:t xml:space="preserve">. </w:t>
      </w:r>
    </w:p>
    <w:p w14:paraId="62322601" w14:textId="4C786E23" w:rsidR="00ED0B95" w:rsidRDefault="00ED0B95"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260F9A" wp14:editId="495AEA37">
            <wp:extent cx="5314950" cy="330764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_transplant_by_treatment.JPG"/>
                    <pic:cNvPicPr/>
                  </pic:nvPicPr>
                  <pic:blipFill>
                    <a:blip r:embed="rId18"/>
                    <a:stretch>
                      <a:fillRect/>
                    </a:stretch>
                  </pic:blipFill>
                  <pic:spPr>
                    <a:xfrm>
                      <a:off x="0" y="0"/>
                      <a:ext cx="5321678" cy="3311835"/>
                    </a:xfrm>
                    <a:prstGeom prst="rect">
                      <a:avLst/>
                    </a:prstGeom>
                  </pic:spPr>
                </pic:pic>
              </a:graphicData>
            </a:graphic>
          </wp:inline>
        </w:drawing>
      </w:r>
    </w:p>
    <w:p w14:paraId="3E93D963"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4907736C" w14:textId="77777777" w:rsidR="00B67AE5" w:rsidRDefault="00F769ED">
      <w:pPr>
        <w:pStyle w:val="Normal1"/>
        <w:widowControl w:val="0"/>
        <w:spacing w:after="160" w:line="259" w:lineRule="auto"/>
        <w:rPr>
          <w:rFonts w:ascii="Times New Roman" w:eastAsia="Times New Roman" w:hAnsi="Times New Roman" w:cs="Times New Roman"/>
          <w:sz w:val="24"/>
          <w:szCs w:val="24"/>
        </w:rPr>
      </w:pPr>
      <w:r>
        <w:br w:type="page"/>
      </w:r>
    </w:p>
    <w:p w14:paraId="2F643E53" w14:textId="781F75D2" w:rsidR="00B67AE5" w:rsidRDefault="00012819">
      <w:pPr>
        <w:pStyle w:val="Normal1"/>
        <w:widowControl w:val="0"/>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B740406"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CCB039D" w14:textId="7ACC994C" w:rsidR="0016006D" w:rsidRDefault="0016006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A1: </w:t>
      </w:r>
      <w:r w:rsidRPr="001A16C8">
        <w:rPr>
          <w:rFonts w:ascii="Times New Roman" w:eastAsia="Times New Roman" w:hAnsi="Times New Roman" w:cs="Times New Roman"/>
          <w:i/>
          <w:sz w:val="24"/>
          <w:szCs w:val="24"/>
        </w:rPr>
        <w:t>Zostera</w:t>
      </w:r>
      <w:r w:rsidR="001A16C8" w:rsidRPr="001A16C8">
        <w:rPr>
          <w:rFonts w:ascii="Times New Roman" w:eastAsia="Times New Roman" w:hAnsi="Times New Roman" w:cs="Times New Roman"/>
          <w:i/>
          <w:sz w:val="24"/>
          <w:szCs w:val="24"/>
        </w:rPr>
        <w:t xml:space="preserve"> marina</w:t>
      </w:r>
      <w:r>
        <w:rPr>
          <w:rFonts w:ascii="Times New Roman" w:eastAsia="Times New Roman" w:hAnsi="Times New Roman" w:cs="Times New Roman"/>
          <w:sz w:val="24"/>
          <w:szCs w:val="24"/>
        </w:rPr>
        <w:t xml:space="preserve"> shoot density at tran</w:t>
      </w:r>
      <w:r w:rsidR="00707A2D">
        <w:rPr>
          <w:rFonts w:ascii="Times New Roman" w:eastAsia="Times New Roman" w:hAnsi="Times New Roman" w:cs="Times New Roman"/>
          <w:sz w:val="24"/>
          <w:szCs w:val="24"/>
        </w:rPr>
        <w:t>splant sites.</w:t>
      </w:r>
    </w:p>
    <w:p w14:paraId="643F9760" w14:textId="53A7D342" w:rsidR="00707A2D" w:rsidRDefault="00707A2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607898" wp14:editId="57FF5574">
            <wp:extent cx="25146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density.jpg"/>
                    <pic:cNvPicPr/>
                  </pic:nvPicPr>
                  <pic:blipFill>
                    <a:blip r:embed="rId19">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769F2DAA" w14:textId="77777777" w:rsidR="00707A2D" w:rsidRDefault="00707A2D" w:rsidP="009A5F30">
      <w:pPr>
        <w:pStyle w:val="Normal1"/>
        <w:widowControl w:val="0"/>
        <w:spacing w:after="160" w:line="259" w:lineRule="auto"/>
        <w:rPr>
          <w:rFonts w:ascii="Times New Roman" w:eastAsia="Times New Roman" w:hAnsi="Times New Roman" w:cs="Times New Roman"/>
          <w:sz w:val="24"/>
          <w:szCs w:val="24"/>
        </w:rPr>
      </w:pPr>
    </w:p>
    <w:p w14:paraId="32735A17" w14:textId="2DDDFC76" w:rsidR="00FE45CC" w:rsidRDefault="0016006D" w:rsidP="009A5F30">
      <w:pPr>
        <w:pStyle w:val="Normal1"/>
        <w:widowControl w:val="0"/>
        <w:spacing w:after="160" w:line="259" w:lineRule="auto"/>
        <w:rPr>
          <w:ins w:id="25" w:author="Gwendolyn Griffiths" w:date="2017-12-27T10:23:00Z"/>
          <w:rFonts w:ascii="Times New Roman" w:eastAsia="Times New Roman" w:hAnsi="Times New Roman" w:cs="Times New Roman"/>
          <w:sz w:val="24"/>
          <w:szCs w:val="24"/>
        </w:rPr>
      </w:pPr>
      <w:r>
        <w:rPr>
          <w:rFonts w:ascii="Times New Roman" w:eastAsia="Times New Roman" w:hAnsi="Times New Roman" w:cs="Times New Roman"/>
          <w:sz w:val="24"/>
          <w:szCs w:val="24"/>
        </w:rPr>
        <w:t>Figure A2: NMDS for grazer assemblages at transplant sites before experiment</w:t>
      </w:r>
      <w:r w:rsidR="009A5F30">
        <w:rPr>
          <w:rFonts w:ascii="Times New Roman" w:eastAsia="Times New Roman" w:hAnsi="Times New Roman" w:cs="Times New Roman"/>
          <w:sz w:val="24"/>
          <w:szCs w:val="24"/>
        </w:rPr>
        <w:t xml:space="preserve">. Red hull is interior and grey hull is edge. Stress is </w:t>
      </w:r>
      <w:r w:rsidR="00904484" w:rsidRPr="00904484">
        <w:rPr>
          <w:rFonts w:ascii="Times New Roman" w:eastAsia="Times New Roman" w:hAnsi="Times New Roman" w:cs="Times New Roman"/>
          <w:sz w:val="24"/>
          <w:szCs w:val="24"/>
        </w:rPr>
        <w:t>0.2873149</w:t>
      </w:r>
      <w:r w:rsidR="009A5F30">
        <w:rPr>
          <w:rFonts w:ascii="Times New Roman" w:eastAsia="Times New Roman" w:hAnsi="Times New Roman" w:cs="Times New Roman"/>
          <w:sz w:val="24"/>
          <w:szCs w:val="24"/>
        </w:rPr>
        <w:t xml:space="preserve">. </w:t>
      </w:r>
    </w:p>
    <w:p w14:paraId="1DE82F3F" w14:textId="2C540E92" w:rsidR="005437D2" w:rsidRDefault="00240F61" w:rsidP="009A5F30">
      <w:pPr>
        <w:pStyle w:val="Normal1"/>
        <w:widowControl w:val="0"/>
        <w:spacing w:after="160" w:line="259" w:lineRule="auto"/>
        <w:rPr>
          <w:rFonts w:ascii="Times New Roman" w:eastAsia="Times New Roman" w:hAnsi="Times New Roman" w:cs="Times New Roman"/>
          <w:sz w:val="24"/>
          <w:szCs w:val="24"/>
        </w:rPr>
      </w:pPr>
      <w:r w:rsidRPr="00F0369F">
        <w:rPr>
          <w:rFonts w:ascii="Times New Roman" w:eastAsia="Times New Roman" w:hAnsi="Times New Roman" w:cs="Times New Roman"/>
          <w:noProof/>
          <w:sz w:val="24"/>
          <w:szCs w:val="24"/>
        </w:rPr>
        <w:drawing>
          <wp:inline distT="0" distB="0" distL="0" distR="0" wp14:anchorId="2FBFC258" wp14:editId="5C052C91">
            <wp:extent cx="4457700" cy="3492631"/>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zerCommunity_V2_Dec27_2017.jpeg"/>
                    <pic:cNvPicPr/>
                  </pic:nvPicPr>
                  <pic:blipFill>
                    <a:blip r:embed="rId20"/>
                    <a:stretch>
                      <a:fillRect/>
                    </a:stretch>
                  </pic:blipFill>
                  <pic:spPr>
                    <a:xfrm>
                      <a:off x="0" y="0"/>
                      <a:ext cx="4457700" cy="3492631"/>
                    </a:xfrm>
                    <a:prstGeom prst="rect">
                      <a:avLst/>
                    </a:prstGeom>
                  </pic:spPr>
                </pic:pic>
              </a:graphicData>
            </a:graphic>
          </wp:inline>
        </w:drawing>
      </w:r>
    </w:p>
    <w:p w14:paraId="4B50E99F" w14:textId="7645277C" w:rsidR="00904484" w:rsidRDefault="00904484">
      <w:pPr>
        <w:pStyle w:val="Normal1"/>
        <w:widowControl w:val="0"/>
        <w:spacing w:after="160" w:line="259" w:lineRule="auto"/>
        <w:rPr>
          <w:rFonts w:ascii="Times New Roman" w:eastAsia="Times New Roman" w:hAnsi="Times New Roman" w:cs="Times New Roman"/>
          <w:sz w:val="24"/>
          <w:szCs w:val="24"/>
        </w:rPr>
      </w:pPr>
    </w:p>
    <w:p w14:paraId="257AC5D1" w14:textId="3204074A" w:rsidR="009A5F30" w:rsidRDefault="009A5F30"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A3: NMDS for grazer assemblages</w:t>
      </w:r>
      <w:ins w:id="26" w:author="Mary O'Connor" w:date="2018-01-09T19:46:00Z">
        <w:r w:rsidR="005E6CC0">
          <w:rPr>
            <w:rFonts w:ascii="Times New Roman" w:eastAsia="Times New Roman" w:hAnsi="Times New Roman" w:cs="Times New Roman"/>
            <w:sz w:val="24"/>
            <w:szCs w:val="24"/>
          </w:rPr>
          <w:t xml:space="preserve"> on non-experimental shoots</w:t>
        </w:r>
      </w:ins>
      <w:r>
        <w:rPr>
          <w:rFonts w:ascii="Times New Roman" w:eastAsia="Times New Roman" w:hAnsi="Times New Roman" w:cs="Times New Roman"/>
          <w:sz w:val="24"/>
          <w:szCs w:val="24"/>
        </w:rPr>
        <w:t xml:space="preserve"> at transplant sites before</w:t>
      </w:r>
      <w:ins w:id="27" w:author="Mary O'Connor" w:date="2018-01-09T19:45:00Z">
        <w:r w:rsidR="005E6CC0">
          <w:rPr>
            <w:rFonts w:ascii="Times New Roman" w:eastAsia="Times New Roman" w:hAnsi="Times New Roman" w:cs="Times New Roman"/>
            <w:sz w:val="24"/>
            <w:szCs w:val="24"/>
          </w:rPr>
          <w:t xml:space="preserve"> and after</w:t>
        </w:r>
      </w:ins>
      <w:r>
        <w:rPr>
          <w:rFonts w:ascii="Times New Roman" w:eastAsia="Times New Roman" w:hAnsi="Times New Roman" w:cs="Times New Roman"/>
          <w:sz w:val="24"/>
          <w:szCs w:val="24"/>
        </w:rPr>
        <w:t xml:space="preserve"> experiment. Red hull is June and grey hull is July. Stress is </w:t>
      </w:r>
      <w:r w:rsidRPr="00904484">
        <w:rPr>
          <w:rFonts w:ascii="Times New Roman" w:eastAsia="Times New Roman" w:hAnsi="Times New Roman" w:cs="Times New Roman"/>
          <w:sz w:val="24"/>
          <w:szCs w:val="24"/>
        </w:rPr>
        <w:t>0.2873149</w:t>
      </w:r>
      <w:r>
        <w:rPr>
          <w:rFonts w:ascii="Times New Roman" w:eastAsia="Times New Roman" w:hAnsi="Times New Roman" w:cs="Times New Roman"/>
          <w:sz w:val="24"/>
          <w:szCs w:val="24"/>
        </w:rPr>
        <w:t>.</w:t>
      </w:r>
    </w:p>
    <w:p w14:paraId="5608AE31" w14:textId="77777777" w:rsidR="009A5F30" w:rsidRDefault="009A5F30">
      <w:pPr>
        <w:pStyle w:val="Normal1"/>
        <w:widowControl w:val="0"/>
        <w:spacing w:after="160" w:line="259" w:lineRule="auto"/>
        <w:rPr>
          <w:rFonts w:ascii="Times New Roman" w:eastAsia="Times New Roman" w:hAnsi="Times New Roman" w:cs="Times New Roman"/>
          <w:sz w:val="24"/>
          <w:szCs w:val="24"/>
        </w:rPr>
      </w:pPr>
    </w:p>
    <w:p w14:paraId="260D9D39" w14:textId="4D8BAEB6" w:rsidR="00904484" w:rsidRDefault="00240F61">
      <w:pPr>
        <w:pStyle w:val="Normal1"/>
        <w:widowControl w:val="0"/>
        <w:spacing w:after="160" w:line="259" w:lineRule="auto"/>
        <w:rPr>
          <w:rFonts w:ascii="Times New Roman" w:eastAsia="Times New Roman" w:hAnsi="Times New Roman" w:cs="Times New Roman"/>
          <w:sz w:val="24"/>
          <w:szCs w:val="24"/>
        </w:rPr>
      </w:pPr>
      <w:r w:rsidRPr="00F0369F">
        <w:rPr>
          <w:rFonts w:ascii="Times New Roman" w:eastAsia="Times New Roman" w:hAnsi="Times New Roman" w:cs="Times New Roman"/>
          <w:noProof/>
          <w:sz w:val="24"/>
          <w:szCs w:val="24"/>
        </w:rPr>
        <w:drawing>
          <wp:inline distT="0" distB="0" distL="0" distR="0" wp14:anchorId="148C2BFD" wp14:editId="03469073">
            <wp:extent cx="5543550" cy="434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zerDiversityMonth_V1_Dec27_2017.jpeg"/>
                    <pic:cNvPicPr/>
                  </pic:nvPicPr>
                  <pic:blipFill>
                    <a:blip r:embed="rId21"/>
                    <a:stretch>
                      <a:fillRect/>
                    </a:stretch>
                  </pic:blipFill>
                  <pic:spPr>
                    <a:xfrm>
                      <a:off x="0" y="0"/>
                      <a:ext cx="5543550" cy="4343400"/>
                    </a:xfrm>
                    <a:prstGeom prst="rect">
                      <a:avLst/>
                    </a:prstGeom>
                  </pic:spPr>
                </pic:pic>
              </a:graphicData>
            </a:graphic>
          </wp:inline>
        </w:drawing>
      </w:r>
    </w:p>
    <w:p w14:paraId="35B1A8B0" w14:textId="77777777" w:rsidR="001A16C8" w:rsidRDefault="001A16C8">
      <w:pPr>
        <w:pStyle w:val="Normal1"/>
        <w:widowControl w:val="0"/>
        <w:spacing w:after="160" w:line="259" w:lineRule="auto"/>
        <w:rPr>
          <w:rFonts w:ascii="Times New Roman" w:eastAsia="Times New Roman" w:hAnsi="Times New Roman" w:cs="Times New Roman"/>
          <w:sz w:val="24"/>
          <w:szCs w:val="24"/>
        </w:rPr>
      </w:pPr>
    </w:p>
    <w:p w14:paraId="7BA13B54" w14:textId="77777777" w:rsidR="001A16C8" w:rsidRDefault="001A16C8">
      <w:pPr>
        <w:pStyle w:val="Normal1"/>
        <w:widowControl w:val="0"/>
        <w:spacing w:after="160" w:line="259" w:lineRule="auto"/>
        <w:rPr>
          <w:rFonts w:ascii="Times New Roman" w:eastAsia="Times New Roman" w:hAnsi="Times New Roman" w:cs="Times New Roman"/>
          <w:sz w:val="24"/>
          <w:szCs w:val="24"/>
        </w:rPr>
      </w:pPr>
    </w:p>
    <w:p w14:paraId="416F2A74" w14:textId="77777777" w:rsidR="00F0369F" w:rsidRDefault="00F036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0921D1" w14:textId="02BA5583" w:rsidR="00904484" w:rsidRDefault="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A4. Bacterial composition</w:t>
      </w:r>
      <w:r w:rsidR="00B97307">
        <w:rPr>
          <w:rFonts w:ascii="Times New Roman" w:eastAsia="Times New Roman" w:hAnsi="Times New Roman" w:cs="Times New Roman"/>
          <w:sz w:val="24"/>
          <w:szCs w:val="24"/>
        </w:rPr>
        <w:t xml:space="preserve"> of transplanted shoots</w:t>
      </w:r>
      <w:r>
        <w:rPr>
          <w:rFonts w:ascii="Times New Roman" w:eastAsia="Times New Roman" w:hAnsi="Times New Roman" w:cs="Times New Roman"/>
          <w:sz w:val="24"/>
          <w:szCs w:val="24"/>
        </w:rPr>
        <w:t xml:space="preserve"> plots grouped to order. </w:t>
      </w:r>
    </w:p>
    <w:p w14:paraId="4AB3C950" w14:textId="7F6C5366" w:rsidR="009A5F30" w:rsidRDefault="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C8702E" wp14:editId="68A56077">
            <wp:extent cx="5943600" cy="385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xa_plot_by_order.png"/>
                    <pic:cNvPicPr/>
                  </pic:nvPicPr>
                  <pic:blipFill>
                    <a:blip r:embed="rId22"/>
                    <a:stretch>
                      <a:fillRect/>
                    </a:stretch>
                  </pic:blipFill>
                  <pic:spPr>
                    <a:xfrm>
                      <a:off x="0" y="0"/>
                      <a:ext cx="5943600" cy="3855085"/>
                    </a:xfrm>
                    <a:prstGeom prst="rect">
                      <a:avLst/>
                    </a:prstGeom>
                  </pic:spPr>
                </pic:pic>
              </a:graphicData>
            </a:graphic>
          </wp:inline>
        </w:drawing>
      </w:r>
    </w:p>
    <w:p w14:paraId="2CCB942E"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42865970"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12CA708"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5A486C9"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43D3BB77"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sectPr w:rsidR="0016006D">
      <w:footerReference w:type="default" r:id="rId2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y O'Connor" w:date="2018-01-09T17:38:00Z" w:initials="MO">
    <w:p w14:paraId="2CC786D6" w14:textId="10501ED6" w:rsidR="00F0369F" w:rsidRDefault="00F0369F">
      <w:pPr>
        <w:pStyle w:val="CommentText"/>
      </w:pPr>
      <w:r>
        <w:rPr>
          <w:rStyle w:val="CommentReference"/>
        </w:rPr>
        <w:annotationRef/>
      </w:r>
      <w:r>
        <w:t xml:space="preserve">Tables all get listed first, then figures. </w:t>
      </w:r>
    </w:p>
  </w:comment>
  <w:comment w:id="7" w:author="Mary O'Connor" w:date="2017-12-14T13:21:00Z" w:initials="MO">
    <w:p w14:paraId="588B3C5E" w14:textId="77777777" w:rsidR="00F0369F" w:rsidRDefault="00F0369F">
      <w:pPr>
        <w:pStyle w:val="CommentText"/>
      </w:pPr>
      <w:r>
        <w:rPr>
          <w:rStyle w:val="CommentReference"/>
        </w:rPr>
        <w:annotationRef/>
      </w:r>
      <w:r>
        <w:t>I think just show the before patterns?</w:t>
      </w:r>
    </w:p>
    <w:p w14:paraId="7097BAF0" w14:textId="77777777" w:rsidR="00F0369F" w:rsidRDefault="00F0369F">
      <w:pPr>
        <w:pStyle w:val="CommentText"/>
      </w:pPr>
    </w:p>
    <w:p w14:paraId="54FB7CE9" w14:textId="58A89762" w:rsidR="00F0369F" w:rsidRDefault="00F0369F">
      <w:pPr>
        <w:pStyle w:val="CommentText"/>
      </w:pPr>
      <w:r>
        <w:t>Gwen are these new panels experimental results, or from surveys around the transplanted shoots? This figure is meant to show the ambient conditions at the experimental sites.</w:t>
      </w:r>
    </w:p>
  </w:comment>
  <w:comment w:id="8" w:author="Gwendolyn Griffiths" w:date="2017-12-16T10:38:00Z" w:initials="GG">
    <w:p w14:paraId="048CC1FE" w14:textId="0A31A495" w:rsidR="00F0369F" w:rsidRDefault="00F0369F">
      <w:pPr>
        <w:pStyle w:val="CommentText"/>
      </w:pPr>
      <w:r>
        <w:rPr>
          <w:rStyle w:val="CommentReference"/>
        </w:rPr>
        <w:annotationRef/>
      </w:r>
      <w:r>
        <w:t xml:space="preserve">The ones I added are from the same data set that you got the Smithora Zostera figures from. Before Experiment would be the July side. So I have just deleted the other ones I added. Sorry your right it should just be July. I just got excited that June and July were so different! </w:t>
      </w:r>
    </w:p>
  </w:comment>
  <w:comment w:id="11" w:author="Mary O'Connor" w:date="2018-01-09T19:42:00Z" w:initials="MO">
    <w:p w14:paraId="0EE44C8D" w14:textId="7D125BD2" w:rsidR="005E6CC0" w:rsidRDefault="005E6CC0">
      <w:pPr>
        <w:pStyle w:val="CommentText"/>
      </w:pPr>
      <w:r>
        <w:rPr>
          <w:rStyle w:val="CommentReference"/>
        </w:rPr>
        <w:annotationRef/>
      </w:r>
      <w:r>
        <w:t>Can you make this match the format of the others – font size, points, etc.?</w:t>
      </w:r>
    </w:p>
  </w:comment>
  <w:comment w:id="12" w:author="Gwendolyn Griffiths" w:date="2018-01-22T09:22:00Z" w:initials="GG">
    <w:p w14:paraId="76B19C32" w14:textId="1B3BF1DD" w:rsidR="008A1DEA" w:rsidRDefault="008A1DEA">
      <w:pPr>
        <w:pStyle w:val="CommentText"/>
      </w:pPr>
      <w:r>
        <w:rPr>
          <w:rStyle w:val="CommentReference"/>
        </w:rPr>
        <w:annotationRef/>
      </w:r>
      <w:r>
        <w:t>I think it would be easier if you sent me your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C786D6" w15:done="0"/>
  <w15:commentEx w15:paraId="54FB7CE9" w15:done="0"/>
  <w15:commentEx w15:paraId="048CC1FE" w15:paraIdParent="54FB7CE9" w15:done="0"/>
  <w15:commentEx w15:paraId="0EE44C8D" w15:done="0"/>
  <w15:commentEx w15:paraId="76B19C32" w15:paraIdParent="0EE44C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C786D6" w16cid:durableId="1E0FDDD7"/>
  <w16cid:commentId w16cid:paraId="54FB7CE9" w16cid:durableId="1DDF7146"/>
  <w16cid:commentId w16cid:paraId="048CC1FE" w16cid:durableId="1DDF7622"/>
  <w16cid:commentId w16cid:paraId="0EE44C8D" w16cid:durableId="1E0FDDDA"/>
  <w16cid:commentId w16cid:paraId="76B19C32" w16cid:durableId="1E102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2D18D" w14:textId="77777777" w:rsidR="000D41EB" w:rsidRDefault="000D41EB">
      <w:pPr>
        <w:spacing w:line="240" w:lineRule="auto"/>
      </w:pPr>
      <w:r>
        <w:separator/>
      </w:r>
    </w:p>
  </w:endnote>
  <w:endnote w:type="continuationSeparator" w:id="0">
    <w:p w14:paraId="27DF234B" w14:textId="77777777" w:rsidR="000D41EB" w:rsidRDefault="000D41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Times">
    <w:altName w:val="Times Roman"/>
    <w:panose1 w:val="02020603050405020304"/>
    <w:charset w:val="4D"/>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833D6" w14:textId="5D70A8A5" w:rsidR="00F0369F" w:rsidRDefault="00F0369F">
    <w:pPr>
      <w:pStyle w:val="Normal1"/>
      <w:jc w:val="right"/>
    </w:pPr>
    <w:r>
      <w:fldChar w:fldCharType="begin"/>
    </w:r>
    <w:r>
      <w:instrText>PAGE</w:instrText>
    </w:r>
    <w:r>
      <w:fldChar w:fldCharType="separate"/>
    </w:r>
    <w:r w:rsidR="002B291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82223" w14:textId="77777777" w:rsidR="000D41EB" w:rsidRDefault="000D41EB">
      <w:pPr>
        <w:spacing w:line="240" w:lineRule="auto"/>
      </w:pPr>
      <w:r>
        <w:separator/>
      </w:r>
    </w:p>
  </w:footnote>
  <w:footnote w:type="continuationSeparator" w:id="0">
    <w:p w14:paraId="1F0D0F0C" w14:textId="77777777" w:rsidR="000D41EB" w:rsidRDefault="000D41EB">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wendolyn Griffiths">
    <w15:presenceInfo w15:providerId="Windows Live" w15:userId="de965c626bbfa2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67AE5"/>
    <w:rsid w:val="00012819"/>
    <w:rsid w:val="00054D04"/>
    <w:rsid w:val="000D0352"/>
    <w:rsid w:val="000D21F2"/>
    <w:rsid w:val="000D41EB"/>
    <w:rsid w:val="0016006D"/>
    <w:rsid w:val="00176024"/>
    <w:rsid w:val="001A16C8"/>
    <w:rsid w:val="001B1CE5"/>
    <w:rsid w:val="00236819"/>
    <w:rsid w:val="00240F61"/>
    <w:rsid w:val="00250924"/>
    <w:rsid w:val="002B2915"/>
    <w:rsid w:val="002D788D"/>
    <w:rsid w:val="00311603"/>
    <w:rsid w:val="003132D1"/>
    <w:rsid w:val="00343E39"/>
    <w:rsid w:val="00355A0B"/>
    <w:rsid w:val="003B4042"/>
    <w:rsid w:val="00442F3D"/>
    <w:rsid w:val="004A7859"/>
    <w:rsid w:val="005437D2"/>
    <w:rsid w:val="005605DD"/>
    <w:rsid w:val="005E6CC0"/>
    <w:rsid w:val="005F4722"/>
    <w:rsid w:val="00627134"/>
    <w:rsid w:val="00643EE3"/>
    <w:rsid w:val="006D34D9"/>
    <w:rsid w:val="006E5A32"/>
    <w:rsid w:val="00707A2D"/>
    <w:rsid w:val="00752891"/>
    <w:rsid w:val="00793753"/>
    <w:rsid w:val="007B6730"/>
    <w:rsid w:val="007B7E6F"/>
    <w:rsid w:val="007C5AFA"/>
    <w:rsid w:val="007E3036"/>
    <w:rsid w:val="00803B3B"/>
    <w:rsid w:val="008A1DEA"/>
    <w:rsid w:val="008E0E0D"/>
    <w:rsid w:val="00903091"/>
    <w:rsid w:val="00904484"/>
    <w:rsid w:val="0092480E"/>
    <w:rsid w:val="00931099"/>
    <w:rsid w:val="009835DD"/>
    <w:rsid w:val="00985182"/>
    <w:rsid w:val="009A5F30"/>
    <w:rsid w:val="009B4D29"/>
    <w:rsid w:val="00A17932"/>
    <w:rsid w:val="00A21DCD"/>
    <w:rsid w:val="00A41FF0"/>
    <w:rsid w:val="00A64319"/>
    <w:rsid w:val="00A76C26"/>
    <w:rsid w:val="00A94865"/>
    <w:rsid w:val="00AC4E2E"/>
    <w:rsid w:val="00AE2248"/>
    <w:rsid w:val="00B05D43"/>
    <w:rsid w:val="00B44D11"/>
    <w:rsid w:val="00B535B2"/>
    <w:rsid w:val="00B67AE5"/>
    <w:rsid w:val="00B73832"/>
    <w:rsid w:val="00B73E8C"/>
    <w:rsid w:val="00B97307"/>
    <w:rsid w:val="00C47E8B"/>
    <w:rsid w:val="00CA12BB"/>
    <w:rsid w:val="00CA4604"/>
    <w:rsid w:val="00CB0C01"/>
    <w:rsid w:val="00CF0970"/>
    <w:rsid w:val="00D50C41"/>
    <w:rsid w:val="00E06104"/>
    <w:rsid w:val="00E2085E"/>
    <w:rsid w:val="00E334BE"/>
    <w:rsid w:val="00E5208C"/>
    <w:rsid w:val="00E77301"/>
    <w:rsid w:val="00ED0B95"/>
    <w:rsid w:val="00F0369F"/>
    <w:rsid w:val="00F769ED"/>
    <w:rsid w:val="00FC1AA3"/>
    <w:rsid w:val="00FE4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1416C2"/>
  <w15:docId w15:val="{9F5EAD22-ED84-49FC-9393-E45053F53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769E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69ED"/>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55A0B"/>
    <w:rPr>
      <w:b/>
      <w:bCs/>
      <w:sz w:val="20"/>
      <w:szCs w:val="20"/>
    </w:rPr>
  </w:style>
  <w:style w:type="character" w:customStyle="1" w:styleId="CommentSubjectChar">
    <w:name w:val="Comment Subject Char"/>
    <w:basedOn w:val="CommentTextChar"/>
    <w:link w:val="CommentSubject"/>
    <w:uiPriority w:val="99"/>
    <w:semiHidden/>
    <w:rsid w:val="00355A0B"/>
    <w:rPr>
      <w:b/>
      <w:bCs/>
      <w:sz w:val="20"/>
      <w:szCs w:val="20"/>
    </w:rPr>
  </w:style>
  <w:style w:type="paragraph" w:styleId="NormalWeb">
    <w:name w:val="Normal (Web)"/>
    <w:basedOn w:val="Normal"/>
    <w:uiPriority w:val="99"/>
    <w:unhideWhenUsed/>
    <w:rsid w:val="002D788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879565">
      <w:bodyDiv w:val="1"/>
      <w:marLeft w:val="0"/>
      <w:marRight w:val="0"/>
      <w:marTop w:val="0"/>
      <w:marBottom w:val="0"/>
      <w:divBdr>
        <w:top w:val="none" w:sz="0" w:space="0" w:color="auto"/>
        <w:left w:val="none" w:sz="0" w:space="0" w:color="auto"/>
        <w:bottom w:val="none" w:sz="0" w:space="0" w:color="auto"/>
        <w:right w:val="none" w:sz="0" w:space="0" w:color="auto"/>
      </w:divBdr>
    </w:div>
    <w:div w:id="1213927021">
      <w:bodyDiv w:val="1"/>
      <w:marLeft w:val="0"/>
      <w:marRight w:val="0"/>
      <w:marTop w:val="0"/>
      <w:marBottom w:val="0"/>
      <w:divBdr>
        <w:top w:val="none" w:sz="0" w:space="0" w:color="auto"/>
        <w:left w:val="none" w:sz="0" w:space="0" w:color="auto"/>
        <w:bottom w:val="none" w:sz="0" w:space="0" w:color="auto"/>
        <w:right w:val="none" w:sz="0" w:space="0" w:color="auto"/>
      </w:divBdr>
      <w:divsChild>
        <w:div w:id="2075664925">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8.jp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hyperlink" Target="https://docs.google.com/document/d/1Hmlp39B4ErLKe3b8TO1vQpZW5r9T0sCYiy9b404jAr8/edit?usp=sharing" TargetMode="Externa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Gwendolyn Griffiths</cp:lastModifiedBy>
  <cp:revision>2</cp:revision>
  <dcterms:created xsi:type="dcterms:W3CDTF">2018-01-22T19:15:00Z</dcterms:created>
  <dcterms:modified xsi:type="dcterms:W3CDTF">2018-01-22T19:15:00Z</dcterms:modified>
</cp:coreProperties>
</file>